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2769"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Project Report</w:t>
      </w:r>
    </w:p>
    <w:p w14:paraId="14348C89"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On</w:t>
      </w:r>
    </w:p>
    <w:p w14:paraId="3F002FBF" w14:textId="4AB980E7" w:rsidR="002164B3" w:rsidRPr="00E130B6" w:rsidRDefault="00D95F91" w:rsidP="002164B3">
      <w:pPr>
        <w:jc w:val="center"/>
        <w:rPr>
          <w:rFonts w:ascii="Times New Roman" w:hAnsi="Times New Roman" w:cs="Times New Roman"/>
          <w:b/>
          <w:bCs/>
          <w:color w:val="FF0000"/>
          <w:sz w:val="28"/>
          <w:szCs w:val="28"/>
        </w:rPr>
      </w:pPr>
      <w:proofErr w:type="spellStart"/>
      <w:r>
        <w:rPr>
          <w:rFonts w:ascii="Times New Roman" w:hAnsi="Times New Roman" w:cs="Times New Roman"/>
          <w:b/>
          <w:bCs/>
          <w:color w:val="FF0000"/>
          <w:sz w:val="28"/>
          <w:szCs w:val="28"/>
        </w:rPr>
        <w:t>LingoQuest</w:t>
      </w:r>
      <w:proofErr w:type="spellEnd"/>
    </w:p>
    <w:p w14:paraId="05349346"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noProof/>
          <w:sz w:val="28"/>
          <w:szCs w:val="28"/>
        </w:rPr>
        <w:drawing>
          <wp:inline distT="0" distB="0" distL="0" distR="0" wp14:anchorId="03F67105" wp14:editId="205A7E32">
            <wp:extent cx="2349500" cy="2349500"/>
            <wp:effectExtent l="0" t="0" r="0" b="0"/>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0" cy="2349500"/>
                    </a:xfrm>
                    <a:prstGeom prst="rect">
                      <a:avLst/>
                    </a:prstGeom>
                    <a:noFill/>
                    <a:ln>
                      <a:noFill/>
                    </a:ln>
                  </pic:spPr>
                </pic:pic>
              </a:graphicData>
            </a:graphic>
          </wp:inline>
        </w:drawing>
      </w:r>
    </w:p>
    <w:p w14:paraId="4D029296"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Submitted by:</w:t>
      </w:r>
    </w:p>
    <w:p w14:paraId="76BE5A22" w14:textId="3FABA6A3" w:rsidR="002164B3" w:rsidRDefault="00D95F91" w:rsidP="002164B3">
      <w:pPr>
        <w:jc w:val="center"/>
        <w:rPr>
          <w:rFonts w:ascii="Times New Roman" w:hAnsi="Times New Roman" w:cs="Times New Roman"/>
          <w:b/>
          <w:bCs/>
          <w:sz w:val="28"/>
          <w:szCs w:val="28"/>
        </w:rPr>
      </w:pPr>
      <w:r>
        <w:rPr>
          <w:rFonts w:ascii="Times New Roman" w:hAnsi="Times New Roman" w:cs="Times New Roman"/>
          <w:b/>
          <w:bCs/>
          <w:sz w:val="28"/>
          <w:szCs w:val="28"/>
        </w:rPr>
        <w:t>Pranjal Dutta</w:t>
      </w:r>
      <w:r w:rsidR="002164B3">
        <w:rPr>
          <w:rFonts w:ascii="Times New Roman" w:hAnsi="Times New Roman" w:cs="Times New Roman"/>
          <w:b/>
          <w:bCs/>
          <w:sz w:val="28"/>
          <w:szCs w:val="28"/>
        </w:rPr>
        <w:t xml:space="preserve"> (24010100</w:t>
      </w:r>
      <w:r>
        <w:rPr>
          <w:rFonts w:ascii="Times New Roman" w:hAnsi="Times New Roman" w:cs="Times New Roman"/>
          <w:b/>
          <w:bCs/>
          <w:sz w:val="28"/>
          <w:szCs w:val="28"/>
        </w:rPr>
        <w:t>51</w:t>
      </w:r>
      <w:r w:rsidR="002164B3">
        <w:rPr>
          <w:rFonts w:ascii="Times New Roman" w:hAnsi="Times New Roman" w:cs="Times New Roman"/>
          <w:b/>
          <w:bCs/>
          <w:sz w:val="28"/>
          <w:szCs w:val="28"/>
        </w:rPr>
        <w:t>)</w:t>
      </w:r>
    </w:p>
    <w:p w14:paraId="7F94BBCA" w14:textId="49DACCD4" w:rsidR="002164B3" w:rsidRDefault="00B3190C" w:rsidP="002164B3">
      <w:pPr>
        <w:jc w:val="center"/>
        <w:rPr>
          <w:rFonts w:ascii="Times New Roman" w:hAnsi="Times New Roman" w:cs="Times New Roman"/>
          <w:b/>
          <w:bCs/>
          <w:sz w:val="28"/>
          <w:szCs w:val="28"/>
        </w:rPr>
      </w:pPr>
      <w:r>
        <w:rPr>
          <w:rFonts w:ascii="Times New Roman" w:hAnsi="Times New Roman" w:cs="Times New Roman"/>
          <w:b/>
          <w:bCs/>
          <w:sz w:val="28"/>
          <w:szCs w:val="28"/>
        </w:rPr>
        <w:t>Gaurav</w:t>
      </w:r>
      <w:r w:rsidR="002164B3">
        <w:rPr>
          <w:rFonts w:ascii="Times New Roman" w:hAnsi="Times New Roman" w:cs="Times New Roman"/>
          <w:b/>
          <w:bCs/>
          <w:sz w:val="28"/>
          <w:szCs w:val="28"/>
        </w:rPr>
        <w:t xml:space="preserve"> (2401010</w:t>
      </w:r>
      <w:r>
        <w:rPr>
          <w:rFonts w:ascii="Times New Roman" w:hAnsi="Times New Roman" w:cs="Times New Roman"/>
          <w:b/>
          <w:bCs/>
          <w:sz w:val="28"/>
          <w:szCs w:val="28"/>
        </w:rPr>
        <w:t>009</w:t>
      </w:r>
      <w:r w:rsidR="002164B3">
        <w:rPr>
          <w:rFonts w:ascii="Times New Roman" w:hAnsi="Times New Roman" w:cs="Times New Roman"/>
          <w:b/>
          <w:bCs/>
          <w:sz w:val="28"/>
          <w:szCs w:val="28"/>
        </w:rPr>
        <w:t>)</w:t>
      </w:r>
    </w:p>
    <w:p w14:paraId="64FAAFB8" w14:textId="43D482BE" w:rsidR="002164B3" w:rsidRPr="00CA7EAC" w:rsidRDefault="00B3190C" w:rsidP="00B3190C">
      <w:pPr>
        <w:jc w:val="center"/>
        <w:rPr>
          <w:rFonts w:ascii="Times New Roman" w:hAnsi="Times New Roman" w:cs="Times New Roman"/>
          <w:b/>
          <w:bCs/>
          <w:sz w:val="28"/>
          <w:szCs w:val="28"/>
        </w:rPr>
      </w:pPr>
      <w:r>
        <w:rPr>
          <w:rFonts w:ascii="Times New Roman" w:hAnsi="Times New Roman" w:cs="Times New Roman"/>
          <w:b/>
          <w:bCs/>
          <w:sz w:val="28"/>
          <w:szCs w:val="28"/>
        </w:rPr>
        <w:t>Priyanshu</w:t>
      </w:r>
      <w:r w:rsidR="002164B3">
        <w:rPr>
          <w:rFonts w:ascii="Times New Roman" w:hAnsi="Times New Roman" w:cs="Times New Roman"/>
          <w:b/>
          <w:bCs/>
          <w:sz w:val="28"/>
          <w:szCs w:val="28"/>
        </w:rPr>
        <w:t xml:space="preserve"> (24010101</w:t>
      </w:r>
      <w:r>
        <w:rPr>
          <w:rFonts w:ascii="Times New Roman" w:hAnsi="Times New Roman" w:cs="Times New Roman"/>
          <w:b/>
          <w:bCs/>
          <w:sz w:val="28"/>
          <w:szCs w:val="28"/>
        </w:rPr>
        <w:t>74</w:t>
      </w:r>
      <w:r w:rsidR="002164B3">
        <w:rPr>
          <w:rFonts w:ascii="Times New Roman" w:hAnsi="Times New Roman" w:cs="Times New Roman"/>
          <w:b/>
          <w:bCs/>
          <w:sz w:val="28"/>
          <w:szCs w:val="28"/>
        </w:rPr>
        <w:t>)</w:t>
      </w:r>
    </w:p>
    <w:p w14:paraId="00341C16" w14:textId="77777777" w:rsidR="002164B3" w:rsidRPr="00CA7EAC" w:rsidRDefault="002164B3" w:rsidP="002164B3">
      <w:pPr>
        <w:jc w:val="center"/>
        <w:rPr>
          <w:rFonts w:ascii="Times New Roman" w:hAnsi="Times New Roman" w:cs="Times New Roman"/>
          <w:b/>
          <w:bCs/>
          <w:sz w:val="28"/>
          <w:szCs w:val="28"/>
        </w:rPr>
      </w:pPr>
    </w:p>
    <w:p w14:paraId="6A261D3B" w14:textId="77777777" w:rsidR="002164B3" w:rsidRPr="00CA7EAC" w:rsidRDefault="002164B3" w:rsidP="002164B3">
      <w:pPr>
        <w:jc w:val="center"/>
        <w:rPr>
          <w:rFonts w:ascii="Times New Roman" w:hAnsi="Times New Roman" w:cs="Times New Roman"/>
          <w:b/>
          <w:bCs/>
          <w:sz w:val="28"/>
          <w:szCs w:val="28"/>
        </w:rPr>
      </w:pPr>
    </w:p>
    <w:p w14:paraId="533C44D7"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 xml:space="preserve">Department of </w:t>
      </w:r>
    </w:p>
    <w:p w14:paraId="4A29BD41"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Computer Science and Engineering</w:t>
      </w:r>
    </w:p>
    <w:p w14:paraId="3E4E3597" w14:textId="77777777" w:rsidR="002164B3" w:rsidRPr="00CA7EAC" w:rsidRDefault="002164B3" w:rsidP="002164B3">
      <w:pPr>
        <w:jc w:val="center"/>
        <w:rPr>
          <w:rFonts w:ascii="Times New Roman" w:hAnsi="Times New Roman" w:cs="Times New Roman"/>
          <w:b/>
          <w:bCs/>
          <w:sz w:val="28"/>
          <w:szCs w:val="28"/>
        </w:rPr>
      </w:pPr>
    </w:p>
    <w:p w14:paraId="596AA690"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School of Engineering and Technology</w:t>
      </w:r>
    </w:p>
    <w:p w14:paraId="4411CAD5" w14:textId="6EC0EA4D" w:rsidR="002164B3" w:rsidRDefault="002164B3" w:rsidP="002164B3">
      <w:pPr>
        <w:jc w:val="center"/>
        <w:rPr>
          <w:rFonts w:ascii="Times New Roman" w:hAnsi="Times New Roman" w:cs="Times New Roman"/>
          <w:b/>
          <w:bCs/>
          <w:sz w:val="36"/>
          <w:szCs w:val="36"/>
        </w:rPr>
      </w:pPr>
      <w:r w:rsidRPr="00CA7EAC">
        <w:rPr>
          <w:rFonts w:ascii="Times New Roman" w:hAnsi="Times New Roman" w:cs="Times New Roman"/>
          <w:b/>
          <w:bCs/>
          <w:sz w:val="28"/>
          <w:szCs w:val="28"/>
        </w:rPr>
        <w:t>K. R. Mangalam University, Gurugram- 122003</w:t>
      </w:r>
    </w:p>
    <w:p w14:paraId="799F2711" w14:textId="77777777" w:rsidR="002164B3" w:rsidRDefault="002164B3" w:rsidP="002164B3">
      <w:pPr>
        <w:jc w:val="center"/>
        <w:rPr>
          <w:rFonts w:ascii="Times New Roman" w:hAnsi="Times New Roman" w:cs="Times New Roman"/>
          <w:b/>
          <w:bCs/>
          <w:sz w:val="36"/>
          <w:szCs w:val="36"/>
        </w:rPr>
      </w:pPr>
    </w:p>
    <w:p w14:paraId="69AAA146" w14:textId="77777777" w:rsidR="002164B3" w:rsidRPr="00DD42AC" w:rsidRDefault="002164B3" w:rsidP="002164B3">
      <w:pPr>
        <w:jc w:val="center"/>
        <w:rPr>
          <w:rFonts w:ascii="Times New Roman" w:hAnsi="Times New Roman" w:cs="Times New Roman"/>
          <w:b/>
          <w:bCs/>
          <w:sz w:val="36"/>
          <w:szCs w:val="36"/>
        </w:rPr>
      </w:pPr>
      <w:r w:rsidRPr="00DD42AC">
        <w:rPr>
          <w:rFonts w:ascii="Times New Roman" w:hAnsi="Times New Roman" w:cs="Times New Roman"/>
          <w:b/>
          <w:bCs/>
          <w:sz w:val="36"/>
          <w:szCs w:val="36"/>
        </w:rPr>
        <w:lastRenderedPageBreak/>
        <w:t>Index</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0"/>
        <w:gridCol w:w="1984"/>
      </w:tblGrid>
      <w:tr w:rsidR="002164B3" w:rsidRPr="00DD42AC" w14:paraId="29C92CAE" w14:textId="77777777" w:rsidTr="00262880">
        <w:trPr>
          <w:trHeight w:val="300"/>
        </w:trPr>
        <w:tc>
          <w:tcPr>
            <w:tcW w:w="7220" w:type="dxa"/>
            <w:vAlign w:val="center"/>
            <w:hideMark/>
          </w:tcPr>
          <w:p w14:paraId="51F9DC0F" w14:textId="77777777" w:rsidR="002164B3" w:rsidRPr="00DD42AC" w:rsidRDefault="002164B3" w:rsidP="000B6F32">
            <w:pPr>
              <w:spacing w:after="0" w:line="240" w:lineRule="auto"/>
              <w:jc w:val="cente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Topic</w:t>
            </w:r>
          </w:p>
        </w:tc>
        <w:tc>
          <w:tcPr>
            <w:tcW w:w="1984" w:type="dxa"/>
            <w:vAlign w:val="center"/>
            <w:hideMark/>
          </w:tcPr>
          <w:p w14:paraId="797C1F49" w14:textId="77777777" w:rsidR="002164B3" w:rsidRPr="00DD42AC" w:rsidRDefault="002164B3" w:rsidP="000B6F32">
            <w:pPr>
              <w:spacing w:after="0" w:line="240" w:lineRule="auto"/>
              <w:jc w:val="center"/>
              <w:rPr>
                <w:rFonts w:ascii="Times New Roman" w:eastAsia="Times New Roman" w:hAnsi="Times New Roman" w:cs="Times New Roman"/>
                <w:b/>
                <w:bCs/>
                <w:color w:val="000000"/>
                <w:sz w:val="28"/>
                <w:szCs w:val="28"/>
                <w:lang w:eastAsia="en-IN"/>
              </w:rPr>
            </w:pPr>
            <w:r w:rsidRPr="00DD42AC">
              <w:rPr>
                <w:rFonts w:ascii="Times New Roman" w:eastAsia="Times New Roman" w:hAnsi="Times New Roman" w:cs="Times New Roman"/>
                <w:b/>
                <w:bCs/>
                <w:color w:val="000000"/>
                <w:sz w:val="28"/>
                <w:szCs w:val="28"/>
                <w:lang w:eastAsia="en-IN"/>
              </w:rPr>
              <w:t>Page Number</w:t>
            </w:r>
          </w:p>
        </w:tc>
      </w:tr>
      <w:tr w:rsidR="002164B3" w:rsidRPr="00DD42AC" w14:paraId="5D3FBD0B" w14:textId="77777777" w:rsidTr="00262880">
        <w:trPr>
          <w:trHeight w:val="268"/>
        </w:trPr>
        <w:tc>
          <w:tcPr>
            <w:tcW w:w="7220" w:type="dxa"/>
            <w:vAlign w:val="center"/>
            <w:hideMark/>
          </w:tcPr>
          <w:p w14:paraId="25C3DE1D"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Abstract</w:t>
            </w:r>
          </w:p>
        </w:tc>
        <w:tc>
          <w:tcPr>
            <w:tcW w:w="1984" w:type="dxa"/>
            <w:vAlign w:val="center"/>
            <w:hideMark/>
          </w:tcPr>
          <w:p w14:paraId="662CBC46"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proofErr w:type="spellStart"/>
            <w:r w:rsidRPr="00DD42AC">
              <w:rPr>
                <w:rFonts w:ascii="Times New Roman" w:eastAsia="Times New Roman" w:hAnsi="Times New Roman" w:cs="Times New Roman"/>
                <w:color w:val="000000"/>
                <w:sz w:val="28"/>
                <w:szCs w:val="28"/>
                <w:lang w:eastAsia="en-IN"/>
              </w:rPr>
              <w:t>i</w:t>
            </w:r>
            <w:proofErr w:type="spellEnd"/>
          </w:p>
        </w:tc>
      </w:tr>
      <w:tr w:rsidR="002164B3" w:rsidRPr="00DD42AC" w14:paraId="1C6419C7" w14:textId="77777777" w:rsidTr="00262880">
        <w:trPr>
          <w:trHeight w:val="329"/>
        </w:trPr>
        <w:tc>
          <w:tcPr>
            <w:tcW w:w="7220" w:type="dxa"/>
            <w:vAlign w:val="center"/>
            <w:hideMark/>
          </w:tcPr>
          <w:p w14:paraId="7144333F"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 Introduction</w:t>
            </w:r>
          </w:p>
        </w:tc>
        <w:tc>
          <w:tcPr>
            <w:tcW w:w="1984" w:type="dxa"/>
            <w:vAlign w:val="center"/>
            <w:hideMark/>
          </w:tcPr>
          <w:p w14:paraId="606EF970"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2164B3" w:rsidRPr="00DD42AC" w14:paraId="31B98F52" w14:textId="77777777" w:rsidTr="00262880">
        <w:trPr>
          <w:trHeight w:val="390"/>
        </w:trPr>
        <w:tc>
          <w:tcPr>
            <w:tcW w:w="7220" w:type="dxa"/>
            <w:vAlign w:val="center"/>
            <w:hideMark/>
          </w:tcPr>
          <w:p w14:paraId="473DA3D6"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w:t>
            </w: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1.1 Background</w:t>
            </w:r>
          </w:p>
        </w:tc>
        <w:tc>
          <w:tcPr>
            <w:tcW w:w="1984" w:type="dxa"/>
            <w:vAlign w:val="center"/>
            <w:hideMark/>
          </w:tcPr>
          <w:p w14:paraId="22C31998"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2164B3" w:rsidRPr="00DD42AC" w14:paraId="7E48890F" w14:textId="77777777" w:rsidTr="00262880">
        <w:trPr>
          <w:trHeight w:val="411"/>
        </w:trPr>
        <w:tc>
          <w:tcPr>
            <w:tcW w:w="7220" w:type="dxa"/>
            <w:vAlign w:val="center"/>
            <w:hideMark/>
          </w:tcPr>
          <w:p w14:paraId="36BC11F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1.2 Project Objectives</w:t>
            </w:r>
          </w:p>
        </w:tc>
        <w:tc>
          <w:tcPr>
            <w:tcW w:w="1984" w:type="dxa"/>
            <w:vAlign w:val="center"/>
            <w:hideMark/>
          </w:tcPr>
          <w:p w14:paraId="680AB82D"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w:t>
            </w:r>
          </w:p>
        </w:tc>
      </w:tr>
      <w:tr w:rsidR="002164B3" w:rsidRPr="00DD42AC" w14:paraId="63CAAF98" w14:textId="77777777" w:rsidTr="00262880">
        <w:trPr>
          <w:trHeight w:val="261"/>
        </w:trPr>
        <w:tc>
          <w:tcPr>
            <w:tcW w:w="7220" w:type="dxa"/>
            <w:vAlign w:val="center"/>
            <w:hideMark/>
          </w:tcPr>
          <w:p w14:paraId="3FBF082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1.3 Scope</w:t>
            </w:r>
          </w:p>
        </w:tc>
        <w:tc>
          <w:tcPr>
            <w:tcW w:w="1984" w:type="dxa"/>
            <w:vAlign w:val="center"/>
            <w:hideMark/>
          </w:tcPr>
          <w:p w14:paraId="1EA9666A"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w:t>
            </w:r>
          </w:p>
        </w:tc>
      </w:tr>
      <w:tr w:rsidR="002164B3" w:rsidRPr="00DD42AC" w14:paraId="1127DEF4" w14:textId="77777777" w:rsidTr="00262880">
        <w:trPr>
          <w:trHeight w:val="417"/>
        </w:trPr>
        <w:tc>
          <w:tcPr>
            <w:tcW w:w="7220" w:type="dxa"/>
            <w:vAlign w:val="center"/>
            <w:hideMark/>
          </w:tcPr>
          <w:p w14:paraId="71BF582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 Technology Overview</w:t>
            </w:r>
          </w:p>
        </w:tc>
        <w:tc>
          <w:tcPr>
            <w:tcW w:w="1984" w:type="dxa"/>
            <w:vAlign w:val="center"/>
            <w:hideMark/>
          </w:tcPr>
          <w:p w14:paraId="54A676C9"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3</w:t>
            </w:r>
          </w:p>
        </w:tc>
      </w:tr>
      <w:tr w:rsidR="002164B3" w:rsidRPr="00DD42AC" w14:paraId="175623CC" w14:textId="77777777" w:rsidTr="00262880">
        <w:trPr>
          <w:trHeight w:val="403"/>
        </w:trPr>
        <w:tc>
          <w:tcPr>
            <w:tcW w:w="7220" w:type="dxa"/>
            <w:vAlign w:val="center"/>
            <w:hideMark/>
          </w:tcPr>
          <w:p w14:paraId="41A0F9A0"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2.1 HTML5 &amp; CSS3</w:t>
            </w:r>
          </w:p>
        </w:tc>
        <w:tc>
          <w:tcPr>
            <w:tcW w:w="1984" w:type="dxa"/>
            <w:vAlign w:val="center"/>
            <w:hideMark/>
          </w:tcPr>
          <w:p w14:paraId="579557CC"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3</w:t>
            </w:r>
          </w:p>
        </w:tc>
      </w:tr>
      <w:tr w:rsidR="002164B3" w:rsidRPr="00DD42AC" w14:paraId="1456D46A" w14:textId="77777777" w:rsidTr="00262880">
        <w:trPr>
          <w:trHeight w:val="408"/>
        </w:trPr>
        <w:tc>
          <w:tcPr>
            <w:tcW w:w="7220" w:type="dxa"/>
            <w:vAlign w:val="center"/>
            <w:hideMark/>
          </w:tcPr>
          <w:p w14:paraId="5EA81828" w14:textId="76BE66AF"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    2.2 </w:t>
            </w:r>
            <w:r w:rsidR="00C52211">
              <w:rPr>
                <w:rFonts w:ascii="Times New Roman" w:eastAsia="Times New Roman" w:hAnsi="Times New Roman" w:cs="Times New Roman"/>
                <w:color w:val="000000"/>
                <w:sz w:val="28"/>
                <w:szCs w:val="28"/>
                <w:lang w:eastAsia="en-IN"/>
              </w:rPr>
              <w:t>NODE.JS</w:t>
            </w:r>
          </w:p>
        </w:tc>
        <w:tc>
          <w:tcPr>
            <w:tcW w:w="1984" w:type="dxa"/>
            <w:vAlign w:val="center"/>
            <w:hideMark/>
          </w:tcPr>
          <w:p w14:paraId="71B3A892"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4</w:t>
            </w:r>
          </w:p>
        </w:tc>
      </w:tr>
      <w:tr w:rsidR="002164B3" w:rsidRPr="00DD42AC" w14:paraId="21998B56" w14:textId="77777777" w:rsidTr="00262880">
        <w:trPr>
          <w:trHeight w:val="400"/>
        </w:trPr>
        <w:tc>
          <w:tcPr>
            <w:tcW w:w="7220" w:type="dxa"/>
            <w:vAlign w:val="center"/>
            <w:hideMark/>
          </w:tcPr>
          <w:p w14:paraId="621FA539" w14:textId="79683F59"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 xml:space="preserve">2.3 </w:t>
            </w:r>
            <w:r w:rsidR="00C52211">
              <w:rPr>
                <w:rFonts w:ascii="Times New Roman" w:eastAsia="Times New Roman" w:hAnsi="Times New Roman" w:cs="Times New Roman"/>
                <w:color w:val="000000"/>
                <w:sz w:val="28"/>
                <w:szCs w:val="28"/>
                <w:lang w:eastAsia="en-IN"/>
              </w:rPr>
              <w:t>SQL</w:t>
            </w:r>
          </w:p>
        </w:tc>
        <w:tc>
          <w:tcPr>
            <w:tcW w:w="1984" w:type="dxa"/>
            <w:vAlign w:val="center"/>
            <w:hideMark/>
          </w:tcPr>
          <w:p w14:paraId="731256D1"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5</w:t>
            </w:r>
          </w:p>
        </w:tc>
      </w:tr>
      <w:tr w:rsidR="002164B3" w:rsidRPr="00DD42AC" w14:paraId="692C3128" w14:textId="77777777" w:rsidTr="00262880">
        <w:trPr>
          <w:trHeight w:val="313"/>
        </w:trPr>
        <w:tc>
          <w:tcPr>
            <w:tcW w:w="7220" w:type="dxa"/>
            <w:vAlign w:val="center"/>
            <w:hideMark/>
          </w:tcPr>
          <w:p w14:paraId="1A831C04"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3</w:t>
            </w:r>
            <w:r w:rsidRPr="00DD42AC">
              <w:rPr>
                <w:rFonts w:ascii="Times New Roman" w:eastAsia="Times New Roman" w:hAnsi="Times New Roman" w:cs="Times New Roman"/>
                <w:color w:val="000000"/>
                <w:sz w:val="28"/>
                <w:szCs w:val="28"/>
                <w:lang w:eastAsia="en-IN"/>
              </w:rPr>
              <w:t>. Project Implementation</w:t>
            </w:r>
          </w:p>
        </w:tc>
        <w:tc>
          <w:tcPr>
            <w:tcW w:w="1984" w:type="dxa"/>
            <w:vAlign w:val="center"/>
            <w:hideMark/>
          </w:tcPr>
          <w:p w14:paraId="32D67AA7"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10</w:t>
            </w:r>
          </w:p>
        </w:tc>
      </w:tr>
      <w:tr w:rsidR="002164B3" w:rsidRPr="00DD42AC" w14:paraId="6948247D" w14:textId="77777777" w:rsidTr="00262880">
        <w:trPr>
          <w:trHeight w:val="249"/>
        </w:trPr>
        <w:tc>
          <w:tcPr>
            <w:tcW w:w="7220" w:type="dxa"/>
            <w:vAlign w:val="center"/>
            <w:hideMark/>
          </w:tcPr>
          <w:p w14:paraId="5F66B93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4. Key Features Developed</w:t>
            </w:r>
          </w:p>
        </w:tc>
        <w:tc>
          <w:tcPr>
            <w:tcW w:w="1984" w:type="dxa"/>
            <w:vAlign w:val="center"/>
            <w:hideMark/>
          </w:tcPr>
          <w:p w14:paraId="02DCBCEB"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13</w:t>
            </w:r>
          </w:p>
        </w:tc>
      </w:tr>
      <w:tr w:rsidR="002164B3" w:rsidRPr="00DD42AC" w14:paraId="0BB48C76" w14:textId="77777777" w:rsidTr="00262880">
        <w:trPr>
          <w:trHeight w:val="325"/>
        </w:trPr>
        <w:tc>
          <w:tcPr>
            <w:tcW w:w="7220" w:type="dxa"/>
            <w:vAlign w:val="center"/>
            <w:hideMark/>
          </w:tcPr>
          <w:p w14:paraId="0FACB432"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5. </w:t>
            </w:r>
            <w:r w:rsidRPr="00CA7EAC">
              <w:rPr>
                <w:rFonts w:ascii="Times New Roman" w:eastAsia="Times New Roman" w:hAnsi="Times New Roman" w:cs="Times New Roman"/>
                <w:color w:val="000000"/>
                <w:sz w:val="28"/>
                <w:szCs w:val="28"/>
                <w:lang w:eastAsia="en-IN"/>
              </w:rPr>
              <w:t>Screenshots</w:t>
            </w:r>
          </w:p>
        </w:tc>
        <w:tc>
          <w:tcPr>
            <w:tcW w:w="1984" w:type="dxa"/>
            <w:vAlign w:val="center"/>
            <w:hideMark/>
          </w:tcPr>
          <w:p w14:paraId="6F89920A"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14</w:t>
            </w:r>
          </w:p>
        </w:tc>
      </w:tr>
      <w:tr w:rsidR="002164B3" w:rsidRPr="00DD42AC" w14:paraId="0FC0E7A9" w14:textId="77777777" w:rsidTr="00262880">
        <w:trPr>
          <w:trHeight w:val="40"/>
        </w:trPr>
        <w:tc>
          <w:tcPr>
            <w:tcW w:w="7220" w:type="dxa"/>
            <w:vAlign w:val="center"/>
            <w:hideMark/>
          </w:tcPr>
          <w:p w14:paraId="287D440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6</w:t>
            </w:r>
            <w:r w:rsidRPr="00DD42AC">
              <w:rPr>
                <w:rFonts w:ascii="Times New Roman" w:eastAsia="Times New Roman" w:hAnsi="Times New Roman" w:cs="Times New Roman"/>
                <w:color w:val="000000"/>
                <w:sz w:val="28"/>
                <w:szCs w:val="28"/>
                <w:lang w:eastAsia="en-IN"/>
              </w:rPr>
              <w:t>. Conclusion and Future Work</w:t>
            </w:r>
          </w:p>
        </w:tc>
        <w:tc>
          <w:tcPr>
            <w:tcW w:w="1984" w:type="dxa"/>
            <w:vAlign w:val="center"/>
            <w:hideMark/>
          </w:tcPr>
          <w:p w14:paraId="68A7FDCF"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18</w:t>
            </w:r>
          </w:p>
        </w:tc>
      </w:tr>
      <w:tr w:rsidR="002164B3" w:rsidRPr="00DD42AC" w14:paraId="09432971" w14:textId="77777777" w:rsidTr="00262880">
        <w:trPr>
          <w:trHeight w:val="40"/>
        </w:trPr>
        <w:tc>
          <w:tcPr>
            <w:tcW w:w="7220" w:type="dxa"/>
            <w:vAlign w:val="center"/>
            <w:hideMark/>
          </w:tcPr>
          <w:p w14:paraId="768402B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7</w:t>
            </w:r>
            <w:r w:rsidRPr="00DD42AC">
              <w:rPr>
                <w:rFonts w:ascii="Times New Roman" w:eastAsia="Times New Roman" w:hAnsi="Times New Roman" w:cs="Times New Roman"/>
                <w:color w:val="000000"/>
                <w:sz w:val="28"/>
                <w:szCs w:val="28"/>
                <w:lang w:eastAsia="en-IN"/>
              </w:rPr>
              <w:t>. References</w:t>
            </w:r>
          </w:p>
        </w:tc>
        <w:tc>
          <w:tcPr>
            <w:tcW w:w="1984" w:type="dxa"/>
            <w:vAlign w:val="center"/>
            <w:hideMark/>
          </w:tcPr>
          <w:p w14:paraId="41698C96"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20</w:t>
            </w:r>
          </w:p>
        </w:tc>
      </w:tr>
    </w:tbl>
    <w:p w14:paraId="70998A72" w14:textId="77777777" w:rsidR="002164B3" w:rsidRPr="00CA7EAC" w:rsidRDefault="002164B3" w:rsidP="002164B3">
      <w:pPr>
        <w:jc w:val="center"/>
        <w:rPr>
          <w:rFonts w:ascii="Times New Roman" w:hAnsi="Times New Roman" w:cs="Times New Roman"/>
          <w:b/>
          <w:bCs/>
          <w:sz w:val="28"/>
          <w:szCs w:val="28"/>
        </w:rPr>
      </w:pPr>
    </w:p>
    <w:p w14:paraId="4D6132AC" w14:textId="77777777" w:rsidR="002164B3" w:rsidRPr="00CA7EAC" w:rsidRDefault="002164B3" w:rsidP="002164B3">
      <w:pPr>
        <w:jc w:val="center"/>
        <w:rPr>
          <w:rFonts w:ascii="Times New Roman" w:hAnsi="Times New Roman" w:cs="Times New Roman"/>
          <w:b/>
          <w:bCs/>
          <w:sz w:val="28"/>
          <w:szCs w:val="28"/>
        </w:rPr>
      </w:pPr>
    </w:p>
    <w:p w14:paraId="24E1C2AF" w14:textId="77777777" w:rsidR="002164B3" w:rsidRPr="00CA7EAC" w:rsidRDefault="002164B3" w:rsidP="002164B3">
      <w:pPr>
        <w:jc w:val="center"/>
        <w:rPr>
          <w:rFonts w:ascii="Times New Roman" w:hAnsi="Times New Roman" w:cs="Times New Roman"/>
          <w:b/>
          <w:bCs/>
          <w:sz w:val="28"/>
          <w:szCs w:val="28"/>
        </w:rPr>
      </w:pPr>
    </w:p>
    <w:p w14:paraId="11D34077" w14:textId="77777777" w:rsidR="006B0243" w:rsidRDefault="00EF65EB">
      <w:r>
        <w:br w:type="page"/>
      </w:r>
    </w:p>
    <w:p w14:paraId="705CCDCD" w14:textId="77777777" w:rsidR="006B0243" w:rsidRDefault="00EF65EB" w:rsidP="00A71C60">
      <w:pPr>
        <w:pStyle w:val="Heading1"/>
        <w:jc w:val="center"/>
        <w:rPr>
          <w:sz w:val="32"/>
          <w:szCs w:val="32"/>
        </w:rPr>
      </w:pPr>
      <w:r w:rsidRPr="00A71C60">
        <w:rPr>
          <w:sz w:val="32"/>
          <w:szCs w:val="32"/>
        </w:rPr>
        <w:lastRenderedPageBreak/>
        <w:t>Abstract</w:t>
      </w:r>
    </w:p>
    <w:p w14:paraId="6AB7BCDB" w14:textId="77777777" w:rsidR="00A71C60" w:rsidRPr="00A71C60" w:rsidRDefault="00A71C60" w:rsidP="00A71C60"/>
    <w:p w14:paraId="235420BD" w14:textId="7E648383" w:rsidR="006B0243" w:rsidRDefault="00B3190C">
      <w:proofErr w:type="spellStart"/>
      <w:r w:rsidRPr="00B3190C">
        <w:rPr>
          <w:sz w:val="24"/>
          <w:szCs w:val="24"/>
        </w:rPr>
        <w:t>LingoQuest</w:t>
      </w:r>
      <w:proofErr w:type="spellEnd"/>
      <w:r w:rsidRPr="00B3190C">
        <w:rPr>
          <w:sz w:val="24"/>
          <w:szCs w:val="24"/>
        </w:rPr>
        <w:t xml:space="preserve"> is an innovative web-based platform developed with the main objective of transforming language learning into a more engaging and personalized process for users of all backgrounds. Utilizing robust MERN stack technologies—MongoDB, Express.js, React, and Node.js—the application offers a dynamic environment where learners can select their preferred language, access a wide range of interactive lessons, and track their progress over time. Features such as gamification, animated user interfaces, leaderboards, and daily streak rewards motivate learners to continue practicing daily. This system not only encourages individual achievement, but also cultivates a sense of community and healthy competition through social features. </w:t>
      </w:r>
      <w:proofErr w:type="spellStart"/>
      <w:r w:rsidRPr="00B3190C">
        <w:rPr>
          <w:sz w:val="24"/>
          <w:szCs w:val="24"/>
        </w:rPr>
        <w:t>LingoQuest</w:t>
      </w:r>
      <w:proofErr w:type="spellEnd"/>
      <w:r w:rsidRPr="00B3190C">
        <w:rPr>
          <w:sz w:val="24"/>
          <w:szCs w:val="24"/>
        </w:rPr>
        <w:t xml:space="preserve"> aims to bridge the gap between traditional, rigid language learning methods and the modern, flexible needs of today’s digital </w:t>
      </w:r>
      <w:proofErr w:type="gramStart"/>
      <w:r w:rsidRPr="00B3190C">
        <w:rPr>
          <w:sz w:val="24"/>
          <w:szCs w:val="24"/>
        </w:rPr>
        <w:t>learners.</w:t>
      </w:r>
      <w:r w:rsidR="00D95F91" w:rsidRPr="00D95F91">
        <w:rPr>
          <w:sz w:val="24"/>
          <w:szCs w:val="24"/>
        </w:rPr>
        <w:t>.</w:t>
      </w:r>
      <w:proofErr w:type="gramEnd"/>
      <w:r w:rsidR="00EF65EB">
        <w:br w:type="page"/>
      </w:r>
    </w:p>
    <w:p w14:paraId="6D78CB13" w14:textId="70F7AE20" w:rsidR="006B0243" w:rsidRDefault="00EF65EB" w:rsidP="00E666DA">
      <w:pPr>
        <w:pStyle w:val="Heading1"/>
        <w:numPr>
          <w:ilvl w:val="0"/>
          <w:numId w:val="10"/>
        </w:numPr>
        <w:jc w:val="center"/>
      </w:pPr>
      <w:r>
        <w:lastRenderedPageBreak/>
        <w:t>Introduction</w:t>
      </w:r>
    </w:p>
    <w:p w14:paraId="62C9C0D6" w14:textId="77777777" w:rsidR="002164B3" w:rsidRPr="002164B3" w:rsidRDefault="002164B3" w:rsidP="002164B3"/>
    <w:p w14:paraId="6A70F140" w14:textId="681A2ED7" w:rsidR="002164B3" w:rsidRDefault="00B3190C">
      <w:r w:rsidRPr="00B3190C">
        <w:rPr>
          <w:sz w:val="24"/>
          <w:szCs w:val="24"/>
        </w:rPr>
        <w:t xml:space="preserve">The demand for effective language learning platforms has grown dramatically in recent years, driven by globalization and the rise of remote communication. Traditional approaches—such as classroom instruction and language textbooks—often lack the interactivity and instant feedback that digital platforms provide. </w:t>
      </w:r>
      <w:proofErr w:type="spellStart"/>
      <w:r w:rsidRPr="00B3190C">
        <w:rPr>
          <w:sz w:val="24"/>
          <w:szCs w:val="24"/>
        </w:rPr>
        <w:t>LingoQuest</w:t>
      </w:r>
      <w:proofErr w:type="spellEnd"/>
      <w:r w:rsidRPr="00B3190C">
        <w:rPr>
          <w:sz w:val="24"/>
          <w:szCs w:val="24"/>
        </w:rPr>
        <w:t xml:space="preserve"> is designed to address these shortcomings by harnessing the power of full-stack web development and educational psychology, creating a solution that is not only accessible from anywhere but also personalized according to individual strengths and weaknesses. The project’s focus on modular lesson design, immediate feedback, and adaptive content makes it exceptionally suited for both independent learners and formal education settings. By integrating real-time progress tracking and community-driven features, </w:t>
      </w:r>
      <w:proofErr w:type="spellStart"/>
      <w:r w:rsidRPr="00B3190C">
        <w:rPr>
          <w:sz w:val="24"/>
          <w:szCs w:val="24"/>
        </w:rPr>
        <w:t>LingoQuest</w:t>
      </w:r>
      <w:proofErr w:type="spellEnd"/>
      <w:r w:rsidRPr="00B3190C">
        <w:rPr>
          <w:sz w:val="24"/>
          <w:szCs w:val="24"/>
        </w:rPr>
        <w:t xml:space="preserve"> fosters a motivating learning environment that promotes mastery and confidence in speaking new languages.</w:t>
      </w:r>
      <w:r w:rsidR="002164B3">
        <w:br w:type="page"/>
      </w:r>
    </w:p>
    <w:p w14:paraId="6D41067D" w14:textId="77777777" w:rsidR="006B0243" w:rsidRDefault="006B0243"/>
    <w:p w14:paraId="5CEDC186" w14:textId="77777777" w:rsidR="006B0243" w:rsidRDefault="00EF65EB">
      <w:pPr>
        <w:pStyle w:val="Heading2"/>
      </w:pPr>
      <w:r>
        <w:t>1.1 Background</w:t>
      </w:r>
    </w:p>
    <w:p w14:paraId="3127F9CE" w14:textId="77777777" w:rsidR="00B3190C" w:rsidRDefault="00B3190C">
      <w:pPr>
        <w:pStyle w:val="Heading2"/>
        <w:rPr>
          <w:rFonts w:asciiTheme="minorHAnsi" w:eastAsiaTheme="minorEastAsia" w:hAnsiTheme="minorHAnsi" w:cstheme="minorBidi"/>
          <w:b w:val="0"/>
          <w:bCs w:val="0"/>
          <w:color w:val="auto"/>
          <w:sz w:val="22"/>
          <w:szCs w:val="22"/>
        </w:rPr>
      </w:pPr>
      <w:r w:rsidRPr="00B3190C">
        <w:rPr>
          <w:rFonts w:asciiTheme="minorHAnsi" w:eastAsiaTheme="minorEastAsia" w:hAnsiTheme="minorHAnsi" w:cstheme="minorBidi"/>
          <w:b w:val="0"/>
          <w:bCs w:val="0"/>
          <w:color w:val="auto"/>
          <w:sz w:val="22"/>
          <w:szCs w:val="22"/>
        </w:rPr>
        <w:t xml:space="preserve">Language acquisition is universally recognized as a vital skill in the modern world, opening doors for career development, travel, and cross-cultural understanding. However, learning a new language can be intimidating, especially for beginners who lack the resources or support systems available in traditional classrooms. Recent advances in technology have demonstrated that online platforms can offer a wide array of teaching methodologies, from spaced repetition and contextual exercises to gamification and social engagement. </w:t>
      </w:r>
      <w:proofErr w:type="spellStart"/>
      <w:r w:rsidRPr="00B3190C">
        <w:rPr>
          <w:rFonts w:asciiTheme="minorHAnsi" w:eastAsiaTheme="minorEastAsia" w:hAnsiTheme="minorHAnsi" w:cstheme="minorBidi"/>
          <w:b w:val="0"/>
          <w:bCs w:val="0"/>
          <w:color w:val="auto"/>
          <w:sz w:val="22"/>
          <w:szCs w:val="22"/>
        </w:rPr>
        <w:t>LingoQuest</w:t>
      </w:r>
      <w:proofErr w:type="spellEnd"/>
      <w:r w:rsidRPr="00B3190C">
        <w:rPr>
          <w:rFonts w:asciiTheme="minorHAnsi" w:eastAsiaTheme="minorEastAsia" w:hAnsiTheme="minorHAnsi" w:cstheme="minorBidi"/>
          <w:b w:val="0"/>
          <w:bCs w:val="0"/>
          <w:color w:val="auto"/>
          <w:sz w:val="22"/>
          <w:szCs w:val="22"/>
        </w:rPr>
        <w:t xml:space="preserve"> builds upon these best practices, using technology to deliver accessible, effective, and enjoyable language learning experiences.</w:t>
      </w:r>
    </w:p>
    <w:p w14:paraId="5A913114" w14:textId="5EA66971" w:rsidR="006B0243" w:rsidRDefault="00EF65EB">
      <w:pPr>
        <w:pStyle w:val="Heading2"/>
      </w:pPr>
      <w:r>
        <w:t>1.2 Project Objectives</w:t>
      </w:r>
    </w:p>
    <w:p w14:paraId="4A4DEFAE" w14:textId="77777777" w:rsidR="00B3190C" w:rsidRPr="00B3190C" w:rsidRDefault="00B3190C" w:rsidP="00B3190C">
      <w:pPr>
        <w:rPr>
          <w:lang w:val="en-IN"/>
        </w:rPr>
      </w:pPr>
      <w:r w:rsidRPr="00B3190C">
        <w:rPr>
          <w:lang w:val="en-IN"/>
        </w:rPr>
        <w:t xml:space="preserve">The primary objectives of </w:t>
      </w:r>
      <w:proofErr w:type="spellStart"/>
      <w:r w:rsidRPr="00B3190C">
        <w:rPr>
          <w:lang w:val="en-IN"/>
        </w:rPr>
        <w:t>LingoQuest</w:t>
      </w:r>
      <w:proofErr w:type="spellEnd"/>
      <w:r w:rsidRPr="00B3190C">
        <w:rPr>
          <w:lang w:val="en-IN"/>
        </w:rPr>
        <w:t xml:space="preserve"> are to:</w:t>
      </w:r>
    </w:p>
    <w:p w14:paraId="2AF0BBD1" w14:textId="77777777" w:rsidR="00B3190C" w:rsidRPr="00B3190C" w:rsidRDefault="00B3190C" w:rsidP="00B3190C">
      <w:pPr>
        <w:numPr>
          <w:ilvl w:val="0"/>
          <w:numId w:val="14"/>
        </w:numPr>
        <w:rPr>
          <w:lang w:val="en-IN"/>
        </w:rPr>
      </w:pPr>
      <w:r w:rsidRPr="00B3190C">
        <w:rPr>
          <w:lang w:val="en-IN"/>
        </w:rPr>
        <w:t>Provide learners with a flexible platform to select and pursue a language of their choice.</w:t>
      </w:r>
    </w:p>
    <w:p w14:paraId="70621BBC" w14:textId="77777777" w:rsidR="00B3190C" w:rsidRPr="00B3190C" w:rsidRDefault="00B3190C" w:rsidP="00B3190C">
      <w:pPr>
        <w:numPr>
          <w:ilvl w:val="0"/>
          <w:numId w:val="14"/>
        </w:numPr>
        <w:rPr>
          <w:lang w:val="en-IN"/>
        </w:rPr>
      </w:pPr>
      <w:r w:rsidRPr="00B3190C">
        <w:rPr>
          <w:lang w:val="en-IN"/>
        </w:rPr>
        <w:t>Offer curated lesson plans that follow recognized language acquisition strategies, including vocabulary building, grammar exercises, conversation simulations, and cultural immersion.</w:t>
      </w:r>
    </w:p>
    <w:p w14:paraId="7ECF0131" w14:textId="77777777" w:rsidR="00B3190C" w:rsidRPr="00B3190C" w:rsidRDefault="00B3190C" w:rsidP="00B3190C">
      <w:pPr>
        <w:numPr>
          <w:ilvl w:val="0"/>
          <w:numId w:val="14"/>
        </w:numPr>
        <w:rPr>
          <w:lang w:val="en-IN"/>
        </w:rPr>
      </w:pPr>
      <w:r w:rsidRPr="00B3190C">
        <w:rPr>
          <w:lang w:val="en-IN"/>
        </w:rPr>
        <w:t>Motivate users through gamified elements such as XP points, streaks, and competitive leaderboards.</w:t>
      </w:r>
    </w:p>
    <w:p w14:paraId="666DA56A" w14:textId="77777777" w:rsidR="00B3190C" w:rsidRPr="00B3190C" w:rsidRDefault="00B3190C" w:rsidP="00B3190C">
      <w:pPr>
        <w:numPr>
          <w:ilvl w:val="0"/>
          <w:numId w:val="14"/>
        </w:numPr>
        <w:rPr>
          <w:lang w:val="en-IN"/>
        </w:rPr>
      </w:pPr>
      <w:r w:rsidRPr="00B3190C">
        <w:rPr>
          <w:lang w:val="en-IN"/>
        </w:rPr>
        <w:t>Support multiple levels of proficiency, enabling smooth progression from beginner to intermediate and beyond.</w:t>
      </w:r>
    </w:p>
    <w:p w14:paraId="48C416A9" w14:textId="14D41DB1" w:rsidR="00B3190C" w:rsidRPr="00B3190C" w:rsidRDefault="00B3190C" w:rsidP="00B3190C">
      <w:pPr>
        <w:numPr>
          <w:ilvl w:val="0"/>
          <w:numId w:val="14"/>
        </w:numPr>
        <w:rPr>
          <w:lang w:val="en-IN"/>
        </w:rPr>
      </w:pPr>
      <w:r w:rsidRPr="00B3190C">
        <w:rPr>
          <w:lang w:val="en-IN"/>
        </w:rPr>
        <w:t>Administer a robust backend system that allows easy creation, editing, and monitoring of lessons and user data</w:t>
      </w:r>
    </w:p>
    <w:p w14:paraId="255D952F" w14:textId="77777777" w:rsidR="006B0243" w:rsidRDefault="00EF65EB">
      <w:pPr>
        <w:pStyle w:val="Heading2"/>
      </w:pPr>
      <w:r>
        <w:t>1.3 Scope</w:t>
      </w:r>
    </w:p>
    <w:p w14:paraId="783F12EB" w14:textId="7BCEBF2C" w:rsidR="006B0243" w:rsidRDefault="00B3190C">
      <w:proofErr w:type="spellStart"/>
      <w:r w:rsidRPr="00B3190C">
        <w:t>LingoQuest</w:t>
      </w:r>
      <w:proofErr w:type="spellEnd"/>
      <w:r w:rsidRPr="00B3190C">
        <w:t xml:space="preserve"> is designed to support a diverse user base, from students in academic settings and independent enthusiasts to teachers and administrators. Its modular architecture and database-driven backend allow new languages, lessons, and content types to be added at any time without major code changes. The platform’s user tracking and reporting features provide actionable insights for both learners and educators. </w:t>
      </w:r>
      <w:proofErr w:type="spellStart"/>
      <w:r w:rsidRPr="00B3190C">
        <w:t>LingoQuest</w:t>
      </w:r>
      <w:proofErr w:type="spellEnd"/>
      <w:r w:rsidRPr="00B3190C">
        <w:t xml:space="preserve"> is compatible with desktop and mobile devices, ensuring universal access and engagement.</w:t>
      </w:r>
      <w:r w:rsidR="00EF65EB">
        <w:br w:type="page"/>
      </w:r>
    </w:p>
    <w:p w14:paraId="26C5AF11" w14:textId="77777777" w:rsidR="006B0243" w:rsidRDefault="00EF65EB" w:rsidP="002164B3">
      <w:pPr>
        <w:pStyle w:val="Heading1"/>
        <w:jc w:val="center"/>
      </w:pPr>
      <w:r>
        <w:lastRenderedPageBreak/>
        <w:t>2. Technology Overview</w:t>
      </w:r>
    </w:p>
    <w:p w14:paraId="0CBB882D" w14:textId="77777777" w:rsidR="00B3190C" w:rsidRPr="00B3190C" w:rsidRDefault="00B3190C" w:rsidP="00B3190C">
      <w:pPr>
        <w:pStyle w:val="Heading2"/>
        <w:rPr>
          <w:lang w:val="en-IN"/>
        </w:rPr>
      </w:pPr>
      <w:r w:rsidRPr="00B3190C">
        <w:rPr>
          <w:lang w:val="en-IN"/>
        </w:rPr>
        <w:t xml:space="preserve">The foundation of </w:t>
      </w:r>
      <w:proofErr w:type="spellStart"/>
      <w:r w:rsidRPr="00B3190C">
        <w:rPr>
          <w:lang w:val="en-IN"/>
        </w:rPr>
        <w:t>LingoQuest</w:t>
      </w:r>
      <w:proofErr w:type="spellEnd"/>
      <w:r w:rsidRPr="00B3190C">
        <w:rPr>
          <w:lang w:val="en-IN"/>
        </w:rPr>
        <w:t xml:space="preserve"> is the MERN stack—a modern combination of technologies that enable rapid development, scalability, and high performance. The front-end is developed using ReactJS, which provides component-based architecture and seamless client-side routing via React Router. Animated and dynamic user interfaces are implemented with Framer Motion, ensuring captivating visuals and smooth transitions throughout the app.</w:t>
      </w:r>
    </w:p>
    <w:p w14:paraId="1163CC31" w14:textId="77777777" w:rsidR="00B3190C" w:rsidRPr="00B3190C" w:rsidRDefault="00B3190C" w:rsidP="00B3190C">
      <w:pPr>
        <w:pStyle w:val="Heading2"/>
        <w:rPr>
          <w:lang w:val="en-IN"/>
        </w:rPr>
      </w:pPr>
      <w:r w:rsidRPr="00B3190C">
        <w:rPr>
          <w:lang w:val="en-IN"/>
        </w:rPr>
        <w:t>Node.js and Express.js form the core of the backend server, responsible for processing user registrations, authenticating logins, managing lesson retrieval, and updating progress or XP after each activity. Express provides RESTful endpoints that the React frontend can consume easily, and JWT tokens ensure secure authentication and persistent sessions.</w:t>
      </w:r>
    </w:p>
    <w:p w14:paraId="77459374" w14:textId="71C9307A" w:rsidR="006B0243" w:rsidRPr="00B3190C" w:rsidRDefault="00B3190C" w:rsidP="00B3190C">
      <w:pPr>
        <w:pStyle w:val="Heading2"/>
        <w:rPr>
          <w:lang w:val="en-IN"/>
        </w:rPr>
      </w:pPr>
      <w:r w:rsidRPr="00B3190C">
        <w:rPr>
          <w:lang w:val="en-IN"/>
        </w:rPr>
        <w:t xml:space="preserve">MongoDB is used as the database, storing all user profiles, lessons, completed exercises, and leaderboard statistics efficiently in a document-oriented format. Mongoose facilitates data </w:t>
      </w:r>
      <w:proofErr w:type="spellStart"/>
      <w:r w:rsidRPr="00B3190C">
        <w:rPr>
          <w:lang w:val="en-IN"/>
        </w:rPr>
        <w:t>modeling</w:t>
      </w:r>
      <w:proofErr w:type="spellEnd"/>
      <w:r w:rsidRPr="00B3190C">
        <w:rPr>
          <w:lang w:val="en-IN"/>
        </w:rPr>
        <w:t xml:space="preserve"> and validation, making backend code clean and maintainable. Additional libraries—such as </w:t>
      </w:r>
      <w:proofErr w:type="spellStart"/>
      <w:r w:rsidRPr="00B3190C">
        <w:rPr>
          <w:lang w:val="en-IN"/>
        </w:rPr>
        <w:t>bcryptjs</w:t>
      </w:r>
      <w:proofErr w:type="spellEnd"/>
      <w:r w:rsidRPr="00B3190C">
        <w:rPr>
          <w:lang w:val="en-IN"/>
        </w:rPr>
        <w:t xml:space="preserve"> for password hashing and </w:t>
      </w:r>
      <w:proofErr w:type="spellStart"/>
      <w:r w:rsidRPr="00B3190C">
        <w:rPr>
          <w:lang w:val="en-IN"/>
        </w:rPr>
        <w:t>dotenv</w:t>
      </w:r>
      <w:proofErr w:type="spellEnd"/>
      <w:r w:rsidRPr="00B3190C">
        <w:rPr>
          <w:lang w:val="en-IN"/>
        </w:rPr>
        <w:t xml:space="preserve"> for managing environment variables—improve both security and flexibility in deployment.</w:t>
      </w:r>
      <w:r w:rsidR="00EF65EB">
        <w:br w:type="page"/>
      </w:r>
    </w:p>
    <w:p w14:paraId="4336D1CF" w14:textId="5410D271" w:rsidR="006B0243" w:rsidRDefault="00EF65EB" w:rsidP="002164B3">
      <w:pPr>
        <w:pStyle w:val="Heading1"/>
        <w:numPr>
          <w:ilvl w:val="0"/>
          <w:numId w:val="11"/>
        </w:numPr>
        <w:jc w:val="center"/>
      </w:pPr>
      <w:r>
        <w:lastRenderedPageBreak/>
        <w:t>Project Implementation</w:t>
      </w:r>
    </w:p>
    <w:p w14:paraId="54FD1923" w14:textId="77777777" w:rsidR="002164B3" w:rsidRPr="002164B3" w:rsidRDefault="002164B3" w:rsidP="002164B3">
      <w:pPr>
        <w:pStyle w:val="ListParagraph"/>
      </w:pPr>
    </w:p>
    <w:p w14:paraId="0667FAEF" w14:textId="77777777" w:rsidR="00B3190C" w:rsidRPr="00B3190C" w:rsidRDefault="00B3190C" w:rsidP="00B3190C">
      <w:pPr>
        <w:rPr>
          <w:sz w:val="24"/>
          <w:szCs w:val="24"/>
          <w:lang w:val="en-IN"/>
        </w:rPr>
      </w:pPr>
      <w:r w:rsidRPr="00B3190C">
        <w:rPr>
          <w:sz w:val="24"/>
          <w:szCs w:val="24"/>
          <w:lang w:val="en-IN"/>
        </w:rPr>
        <w:t xml:space="preserve">Implementing </w:t>
      </w:r>
      <w:proofErr w:type="spellStart"/>
      <w:r w:rsidRPr="00B3190C">
        <w:rPr>
          <w:sz w:val="24"/>
          <w:szCs w:val="24"/>
          <w:lang w:val="en-IN"/>
        </w:rPr>
        <w:t>LingoQuest</w:t>
      </w:r>
      <w:proofErr w:type="spellEnd"/>
      <w:r w:rsidRPr="00B3190C">
        <w:rPr>
          <w:sz w:val="24"/>
          <w:szCs w:val="24"/>
          <w:lang w:val="en-IN"/>
        </w:rPr>
        <w:t xml:space="preserve"> required careful planning and execution across several frameworks. The app begins by allowing new users to register or log in, storing credentials securely and initializing profile records with XP, streak, and preferred language fields. Upon successful login, users are greeted by a visually rich home page where animated elements provide interactive engagement and intuitive guidance.</w:t>
      </w:r>
    </w:p>
    <w:p w14:paraId="5E125D7E" w14:textId="77777777" w:rsidR="00B3190C" w:rsidRPr="00B3190C" w:rsidRDefault="00B3190C" w:rsidP="00B3190C">
      <w:pPr>
        <w:rPr>
          <w:sz w:val="24"/>
          <w:szCs w:val="24"/>
          <w:lang w:val="en-IN"/>
        </w:rPr>
      </w:pPr>
      <w:r w:rsidRPr="00B3190C">
        <w:rPr>
          <w:sz w:val="24"/>
          <w:szCs w:val="24"/>
          <w:lang w:val="en-IN"/>
        </w:rPr>
        <w:t>Language selection is handled through a dedicated module, ensuring all subsequent lessons and resources match the user's chosen learning path. Each lesson is presented as a series of interactive exercises, including multiple-choice questions, fill-in-the-blank tasks, speaking prompts (for planned future expansion), and translation activities. Immediate feedback is provided after each exercise, with correct answers and explanations delivered in real time.</w:t>
      </w:r>
    </w:p>
    <w:p w14:paraId="01998D3C" w14:textId="77777777" w:rsidR="00B3190C" w:rsidRPr="00B3190C" w:rsidRDefault="00B3190C" w:rsidP="00B3190C">
      <w:pPr>
        <w:rPr>
          <w:sz w:val="24"/>
          <w:szCs w:val="24"/>
          <w:lang w:val="en-IN"/>
        </w:rPr>
      </w:pPr>
      <w:r w:rsidRPr="00B3190C">
        <w:rPr>
          <w:sz w:val="24"/>
          <w:szCs w:val="24"/>
          <w:lang w:val="en-IN"/>
        </w:rPr>
        <w:t xml:space="preserve">Progress tracking is integral to </w:t>
      </w:r>
      <w:proofErr w:type="spellStart"/>
      <w:r w:rsidRPr="00B3190C">
        <w:rPr>
          <w:sz w:val="24"/>
          <w:szCs w:val="24"/>
          <w:lang w:val="en-IN"/>
        </w:rPr>
        <w:t>LingoQuest</w:t>
      </w:r>
      <w:proofErr w:type="spellEnd"/>
      <w:r w:rsidRPr="00B3190C">
        <w:rPr>
          <w:sz w:val="24"/>
          <w:szCs w:val="24"/>
          <w:lang w:val="en-IN"/>
        </w:rPr>
        <w:t>; after lesson completion, user data—XP points, streak days, completed lessons—is updated and visualized in the Profile section and on the Leaderboard. Administrators have exclusive access to a dashboard for managing users, uploading or editing lesson content, and monitoring overall engagement. The system architecture supports robust scaling, letting educational institutions and independent teachers expand the platform as needed.</w:t>
      </w:r>
    </w:p>
    <w:p w14:paraId="2C3B589D" w14:textId="77777777" w:rsidR="006B0243" w:rsidRDefault="00EF65EB">
      <w:r>
        <w:br w:type="page"/>
      </w:r>
    </w:p>
    <w:p w14:paraId="7BC3513A" w14:textId="47145582" w:rsidR="006B0243" w:rsidRDefault="00EF65EB" w:rsidP="002164B3">
      <w:pPr>
        <w:pStyle w:val="Heading1"/>
        <w:numPr>
          <w:ilvl w:val="0"/>
          <w:numId w:val="11"/>
        </w:numPr>
        <w:jc w:val="center"/>
      </w:pPr>
      <w:r>
        <w:lastRenderedPageBreak/>
        <w:t>Key Features Developed</w:t>
      </w:r>
    </w:p>
    <w:p w14:paraId="05B33567" w14:textId="77777777" w:rsidR="002164B3" w:rsidRPr="002164B3" w:rsidRDefault="002164B3" w:rsidP="002164B3">
      <w:pPr>
        <w:ind w:left="360"/>
      </w:pPr>
    </w:p>
    <w:p w14:paraId="26CA1983" w14:textId="77777777" w:rsidR="00B3190C" w:rsidRPr="00B3190C" w:rsidRDefault="00B3190C" w:rsidP="00B3190C">
      <w:pPr>
        <w:rPr>
          <w:sz w:val="24"/>
          <w:szCs w:val="24"/>
          <w:lang w:val="en-IN"/>
        </w:rPr>
      </w:pPr>
      <w:proofErr w:type="spellStart"/>
      <w:r w:rsidRPr="00B3190C">
        <w:rPr>
          <w:sz w:val="24"/>
          <w:szCs w:val="24"/>
          <w:lang w:val="en-IN"/>
        </w:rPr>
        <w:t>LingoQuest</w:t>
      </w:r>
      <w:proofErr w:type="spellEnd"/>
      <w:r w:rsidRPr="00B3190C">
        <w:rPr>
          <w:sz w:val="24"/>
          <w:szCs w:val="24"/>
          <w:lang w:val="en-IN"/>
        </w:rPr>
        <w:t xml:space="preserve"> incorporates a variety of features designed to maximize learning outcomes and user motivation:</w:t>
      </w:r>
    </w:p>
    <w:p w14:paraId="32417C20" w14:textId="77777777" w:rsidR="00B3190C" w:rsidRPr="00B3190C" w:rsidRDefault="00B3190C" w:rsidP="00B3190C">
      <w:pPr>
        <w:numPr>
          <w:ilvl w:val="0"/>
          <w:numId w:val="15"/>
        </w:numPr>
        <w:rPr>
          <w:sz w:val="24"/>
          <w:szCs w:val="24"/>
          <w:lang w:val="en-IN"/>
        </w:rPr>
      </w:pPr>
      <w:r w:rsidRPr="00B3190C">
        <w:rPr>
          <w:b/>
          <w:bCs/>
          <w:sz w:val="24"/>
          <w:szCs w:val="24"/>
          <w:lang w:val="en-IN"/>
        </w:rPr>
        <w:t>User Registration &amp; Authentication:</w:t>
      </w:r>
      <w:r w:rsidRPr="00B3190C">
        <w:rPr>
          <w:sz w:val="24"/>
          <w:szCs w:val="24"/>
          <w:lang w:val="en-IN"/>
        </w:rPr>
        <w:t> Secure login using hashed passwords and token-based session management.</w:t>
      </w:r>
    </w:p>
    <w:p w14:paraId="1543A0AF" w14:textId="77777777" w:rsidR="00B3190C" w:rsidRPr="00B3190C" w:rsidRDefault="00B3190C" w:rsidP="00B3190C">
      <w:pPr>
        <w:numPr>
          <w:ilvl w:val="0"/>
          <w:numId w:val="15"/>
        </w:numPr>
        <w:rPr>
          <w:sz w:val="24"/>
          <w:szCs w:val="24"/>
          <w:lang w:val="en-IN"/>
        </w:rPr>
      </w:pPr>
      <w:r w:rsidRPr="00B3190C">
        <w:rPr>
          <w:b/>
          <w:bCs/>
          <w:sz w:val="24"/>
          <w:szCs w:val="24"/>
          <w:lang w:val="en-IN"/>
        </w:rPr>
        <w:t>Language Selection:</w:t>
      </w:r>
      <w:r w:rsidRPr="00B3190C">
        <w:rPr>
          <w:sz w:val="24"/>
          <w:szCs w:val="24"/>
          <w:lang w:val="en-IN"/>
        </w:rPr>
        <w:t> Personalized learning journeys based on chosen language and proficiency level.</w:t>
      </w:r>
    </w:p>
    <w:p w14:paraId="5E7810DF" w14:textId="77777777" w:rsidR="00B3190C" w:rsidRPr="00B3190C" w:rsidRDefault="00B3190C" w:rsidP="00B3190C">
      <w:pPr>
        <w:numPr>
          <w:ilvl w:val="0"/>
          <w:numId w:val="15"/>
        </w:numPr>
        <w:rPr>
          <w:sz w:val="24"/>
          <w:szCs w:val="24"/>
          <w:lang w:val="en-IN"/>
        </w:rPr>
      </w:pPr>
      <w:r w:rsidRPr="00B3190C">
        <w:rPr>
          <w:b/>
          <w:bCs/>
          <w:sz w:val="24"/>
          <w:szCs w:val="24"/>
          <w:lang w:val="en-IN"/>
        </w:rPr>
        <w:t>Interactive Lesson Modules:</w:t>
      </w:r>
      <w:r w:rsidRPr="00B3190C">
        <w:rPr>
          <w:sz w:val="24"/>
          <w:szCs w:val="24"/>
          <w:lang w:val="en-IN"/>
        </w:rPr>
        <w:t> Diverse exercises fostering vocabulary, grammar, speaking, and comprehension skills.</w:t>
      </w:r>
    </w:p>
    <w:p w14:paraId="3F2C16CD" w14:textId="77777777" w:rsidR="00B3190C" w:rsidRPr="00B3190C" w:rsidRDefault="00B3190C" w:rsidP="00B3190C">
      <w:pPr>
        <w:numPr>
          <w:ilvl w:val="0"/>
          <w:numId w:val="15"/>
        </w:numPr>
        <w:rPr>
          <w:sz w:val="24"/>
          <w:szCs w:val="24"/>
          <w:lang w:val="en-IN"/>
        </w:rPr>
      </w:pPr>
      <w:r w:rsidRPr="00B3190C">
        <w:rPr>
          <w:b/>
          <w:bCs/>
          <w:sz w:val="24"/>
          <w:szCs w:val="24"/>
          <w:lang w:val="en-IN"/>
        </w:rPr>
        <w:t>Gamification:</w:t>
      </w:r>
      <w:r w:rsidRPr="00B3190C">
        <w:rPr>
          <w:sz w:val="24"/>
          <w:szCs w:val="24"/>
          <w:lang w:val="en-IN"/>
        </w:rPr>
        <w:t> XP, streak, and leaderboard systems encourage daily practice and friendly competition.</w:t>
      </w:r>
    </w:p>
    <w:p w14:paraId="19737D82" w14:textId="77777777" w:rsidR="00B3190C" w:rsidRPr="00B3190C" w:rsidRDefault="00B3190C" w:rsidP="00B3190C">
      <w:pPr>
        <w:numPr>
          <w:ilvl w:val="0"/>
          <w:numId w:val="15"/>
        </w:numPr>
        <w:rPr>
          <w:sz w:val="24"/>
          <w:szCs w:val="24"/>
          <w:lang w:val="en-IN"/>
        </w:rPr>
      </w:pPr>
      <w:r w:rsidRPr="00B3190C">
        <w:rPr>
          <w:b/>
          <w:bCs/>
          <w:sz w:val="24"/>
          <w:szCs w:val="24"/>
          <w:lang w:val="en-IN"/>
        </w:rPr>
        <w:t>Animated UI:</w:t>
      </w:r>
      <w:r w:rsidRPr="00B3190C">
        <w:rPr>
          <w:sz w:val="24"/>
          <w:szCs w:val="24"/>
          <w:lang w:val="en-IN"/>
        </w:rPr>
        <w:t> Framer Motion-powered transitions and custom SVG illustrations provide a modern and engaging look.</w:t>
      </w:r>
    </w:p>
    <w:p w14:paraId="7EA29F31" w14:textId="77777777" w:rsidR="00B3190C" w:rsidRPr="00B3190C" w:rsidRDefault="00B3190C" w:rsidP="00B3190C">
      <w:pPr>
        <w:numPr>
          <w:ilvl w:val="0"/>
          <w:numId w:val="15"/>
        </w:numPr>
        <w:rPr>
          <w:sz w:val="24"/>
          <w:szCs w:val="24"/>
          <w:lang w:val="en-IN"/>
        </w:rPr>
      </w:pPr>
      <w:r w:rsidRPr="00B3190C">
        <w:rPr>
          <w:b/>
          <w:bCs/>
          <w:sz w:val="24"/>
          <w:szCs w:val="24"/>
          <w:lang w:val="en-IN"/>
        </w:rPr>
        <w:t>Profile &amp; Progress Tracking:</w:t>
      </w:r>
      <w:r w:rsidRPr="00B3190C">
        <w:rPr>
          <w:sz w:val="24"/>
          <w:szCs w:val="24"/>
          <w:lang w:val="en-IN"/>
        </w:rPr>
        <w:t> Users can monitor completed lessons, track XP, and visualize streaks.</w:t>
      </w:r>
    </w:p>
    <w:p w14:paraId="3FC21921" w14:textId="77777777" w:rsidR="00B3190C" w:rsidRPr="00B3190C" w:rsidRDefault="00B3190C" w:rsidP="00B3190C">
      <w:pPr>
        <w:numPr>
          <w:ilvl w:val="0"/>
          <w:numId w:val="15"/>
        </w:numPr>
        <w:rPr>
          <w:sz w:val="24"/>
          <w:szCs w:val="24"/>
          <w:lang w:val="en-IN"/>
        </w:rPr>
      </w:pPr>
      <w:r w:rsidRPr="00B3190C">
        <w:rPr>
          <w:b/>
          <w:bCs/>
          <w:sz w:val="24"/>
          <w:szCs w:val="24"/>
          <w:lang w:val="en-IN"/>
        </w:rPr>
        <w:t>Admin Dashboard:</w:t>
      </w:r>
      <w:r w:rsidRPr="00B3190C">
        <w:rPr>
          <w:sz w:val="24"/>
          <w:szCs w:val="24"/>
          <w:lang w:val="en-IN"/>
        </w:rPr>
        <w:t> Content management tools for easy lesson creation, editing, and analytics.</w:t>
      </w:r>
    </w:p>
    <w:p w14:paraId="144AEA6C" w14:textId="77777777" w:rsidR="00B3190C" w:rsidRPr="00B3190C" w:rsidRDefault="00B3190C" w:rsidP="00B3190C">
      <w:pPr>
        <w:numPr>
          <w:ilvl w:val="0"/>
          <w:numId w:val="15"/>
        </w:numPr>
        <w:rPr>
          <w:sz w:val="24"/>
          <w:szCs w:val="24"/>
          <w:lang w:val="en-IN"/>
        </w:rPr>
      </w:pPr>
      <w:r w:rsidRPr="00B3190C">
        <w:rPr>
          <w:b/>
          <w:bCs/>
          <w:sz w:val="24"/>
          <w:szCs w:val="24"/>
          <w:lang w:val="en-IN"/>
        </w:rPr>
        <w:t>Database Scalability:</w:t>
      </w:r>
      <w:r w:rsidRPr="00B3190C">
        <w:rPr>
          <w:sz w:val="24"/>
          <w:szCs w:val="24"/>
          <w:lang w:val="en-IN"/>
        </w:rPr>
        <w:t> MongoDB document structure ensures efficient handling of user and lesson data.</w:t>
      </w:r>
    </w:p>
    <w:p w14:paraId="44DDD7E4" w14:textId="5DCBD180" w:rsidR="006B0243" w:rsidRPr="002164B3" w:rsidRDefault="006B0243" w:rsidP="002164B3">
      <w:pPr>
        <w:rPr>
          <w:sz w:val="24"/>
          <w:szCs w:val="24"/>
        </w:rPr>
      </w:pPr>
    </w:p>
    <w:p w14:paraId="69A8294E" w14:textId="30816672" w:rsidR="00A526C3" w:rsidRDefault="00A526C3">
      <w:r>
        <w:br w:type="page"/>
      </w:r>
    </w:p>
    <w:p w14:paraId="280E2625" w14:textId="2CED12DF" w:rsidR="00DE2089" w:rsidRDefault="00EF65EB" w:rsidP="00DE2089">
      <w:pPr>
        <w:pStyle w:val="Heading1"/>
        <w:jc w:val="center"/>
      </w:pPr>
      <w:r>
        <w:lastRenderedPageBreak/>
        <w:t>5. Screenshots</w:t>
      </w:r>
    </w:p>
    <w:p w14:paraId="43F76AA2" w14:textId="6CCD7B26" w:rsidR="00611B29" w:rsidRDefault="00804D2F" w:rsidP="00611B29">
      <w:r>
        <w:rPr>
          <w:noProof/>
        </w:rPr>
        <w:drawing>
          <wp:inline distT="0" distB="0" distL="0" distR="0" wp14:anchorId="21FA5FA9" wp14:editId="5B6976E1">
            <wp:extent cx="5486400" cy="2630170"/>
            <wp:effectExtent l="0" t="0" r="0" b="0"/>
            <wp:docPr id="19716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9601" name="Picture 1971659601"/>
                    <pic:cNvPicPr/>
                  </pic:nvPicPr>
                  <pic:blipFill>
                    <a:blip r:embed="rId9"/>
                    <a:stretch>
                      <a:fillRect/>
                    </a:stretch>
                  </pic:blipFill>
                  <pic:spPr>
                    <a:xfrm>
                      <a:off x="0" y="0"/>
                      <a:ext cx="5486400" cy="2630170"/>
                    </a:xfrm>
                    <a:prstGeom prst="rect">
                      <a:avLst/>
                    </a:prstGeom>
                  </pic:spPr>
                </pic:pic>
              </a:graphicData>
            </a:graphic>
          </wp:inline>
        </w:drawing>
      </w:r>
    </w:p>
    <w:p w14:paraId="7A766647" w14:textId="46ACEB4D" w:rsidR="00804D2F" w:rsidRDefault="00804D2F" w:rsidP="00611B29"/>
    <w:p w14:paraId="07C29515" w14:textId="310F57C2" w:rsidR="00611B29" w:rsidRPr="00804D2F" w:rsidRDefault="00E03638" w:rsidP="00804D2F">
      <w:r>
        <w:t>LOGIN AND REGISTRATION</w:t>
      </w:r>
    </w:p>
    <w:p w14:paraId="0A56A751" w14:textId="09309974" w:rsidR="00E03638" w:rsidRPr="00804D2F" w:rsidRDefault="00804D2F" w:rsidP="00804D2F">
      <w:pPr>
        <w:rPr>
          <w:rFonts w:asciiTheme="majorHAnsi" w:eastAsiaTheme="majorEastAsia" w:hAnsiTheme="majorHAnsi" w:cstheme="majorBidi"/>
          <w:b/>
          <w:bCs/>
          <w:color w:val="365F91" w:themeColor="accent1" w:themeShade="BF"/>
          <w:sz w:val="28"/>
          <w:szCs w:val="28"/>
        </w:rPr>
      </w:pPr>
      <w:r>
        <w:rPr>
          <w:noProof/>
        </w:rPr>
        <w:drawing>
          <wp:inline distT="0" distB="0" distL="0" distR="0" wp14:anchorId="659070DA" wp14:editId="231574DA">
            <wp:extent cx="5486400" cy="2566035"/>
            <wp:effectExtent l="0" t="0" r="0" b="5715"/>
            <wp:docPr id="861661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1061" name="Picture 861661061"/>
                    <pic:cNvPicPr/>
                  </pic:nvPicPr>
                  <pic:blipFill>
                    <a:blip r:embed="rId10"/>
                    <a:stretch>
                      <a:fillRect/>
                    </a:stretch>
                  </pic:blipFill>
                  <pic:spPr>
                    <a:xfrm>
                      <a:off x="0" y="0"/>
                      <a:ext cx="5486400" cy="2566035"/>
                    </a:xfrm>
                    <a:prstGeom prst="rect">
                      <a:avLst/>
                    </a:prstGeom>
                  </pic:spPr>
                </pic:pic>
              </a:graphicData>
            </a:graphic>
          </wp:inline>
        </w:drawing>
      </w:r>
    </w:p>
    <w:p w14:paraId="4D6EA967" w14:textId="13593D05" w:rsidR="00FA439E" w:rsidRDefault="00FA439E" w:rsidP="00387247"/>
    <w:p w14:paraId="70814C53" w14:textId="77777777" w:rsidR="00804D2F" w:rsidRDefault="00804D2F" w:rsidP="00804D2F"/>
    <w:p w14:paraId="368228DC" w14:textId="77777777" w:rsidR="00804D2F" w:rsidRDefault="00804D2F" w:rsidP="00804D2F"/>
    <w:p w14:paraId="046BB58F" w14:textId="77777777" w:rsidR="00804D2F" w:rsidRDefault="00804D2F" w:rsidP="00804D2F"/>
    <w:p w14:paraId="0DFA7406" w14:textId="77777777" w:rsidR="00804D2F" w:rsidRDefault="00804D2F" w:rsidP="00804D2F"/>
    <w:p w14:paraId="64546253" w14:textId="77777777" w:rsidR="00804D2F" w:rsidRDefault="00804D2F" w:rsidP="00804D2F"/>
    <w:p w14:paraId="46A80853" w14:textId="788ED5F2" w:rsidR="002E46F9" w:rsidRDefault="00E03638" w:rsidP="00804D2F">
      <w:r>
        <w:lastRenderedPageBreak/>
        <w:t>DASHBOARD</w:t>
      </w:r>
    </w:p>
    <w:p w14:paraId="54132F05" w14:textId="31157D28" w:rsidR="00804D2F" w:rsidRDefault="00804D2F" w:rsidP="00804D2F">
      <w:r>
        <w:rPr>
          <w:noProof/>
        </w:rPr>
        <w:drawing>
          <wp:inline distT="0" distB="0" distL="0" distR="0" wp14:anchorId="206F24C0" wp14:editId="3DD4874D">
            <wp:extent cx="5486400" cy="2626360"/>
            <wp:effectExtent l="0" t="0" r="0" b="2540"/>
            <wp:docPr id="1315076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6234" name="Picture 1315076234"/>
                    <pic:cNvPicPr/>
                  </pic:nvPicPr>
                  <pic:blipFill>
                    <a:blip r:embed="rId11"/>
                    <a:stretch>
                      <a:fillRect/>
                    </a:stretch>
                  </pic:blipFill>
                  <pic:spPr>
                    <a:xfrm>
                      <a:off x="0" y="0"/>
                      <a:ext cx="5486400" cy="2626360"/>
                    </a:xfrm>
                    <a:prstGeom prst="rect">
                      <a:avLst/>
                    </a:prstGeom>
                  </pic:spPr>
                </pic:pic>
              </a:graphicData>
            </a:graphic>
          </wp:inline>
        </w:drawing>
      </w:r>
    </w:p>
    <w:p w14:paraId="01DFF2C2" w14:textId="59BF9BFD" w:rsidR="00AB45C3" w:rsidRDefault="00AB45C3" w:rsidP="00FA439E">
      <w:pPr>
        <w:ind w:left="360"/>
      </w:pPr>
    </w:p>
    <w:p w14:paraId="33780A91" w14:textId="77777777" w:rsidR="00387247" w:rsidRDefault="00387247" w:rsidP="00804D2F">
      <w:pPr>
        <w:jc w:val="both"/>
      </w:pPr>
    </w:p>
    <w:p w14:paraId="3686CD9A" w14:textId="77777777" w:rsidR="00387247" w:rsidRDefault="00387247" w:rsidP="00387247">
      <w:pPr>
        <w:pStyle w:val="ListParagraph"/>
        <w:jc w:val="both"/>
      </w:pPr>
    </w:p>
    <w:p w14:paraId="278C5AE7" w14:textId="158F5399" w:rsidR="00EB5E32" w:rsidRDefault="00EB5E32" w:rsidP="00EB5E32">
      <w:pPr>
        <w:pStyle w:val="ListParagraph"/>
        <w:numPr>
          <w:ilvl w:val="0"/>
          <w:numId w:val="12"/>
        </w:numPr>
        <w:jc w:val="both"/>
      </w:pPr>
      <w:r>
        <w:t>FEATURES</w:t>
      </w:r>
    </w:p>
    <w:p w14:paraId="4BA70192" w14:textId="43C5E8BE" w:rsidR="00B3190C" w:rsidRDefault="00804D2F" w:rsidP="670B4632">
      <w:pPr>
        <w:rPr>
          <w:noProof/>
        </w:rPr>
      </w:pPr>
      <w:r>
        <w:rPr>
          <w:noProof/>
        </w:rPr>
        <w:drawing>
          <wp:inline distT="0" distB="0" distL="0" distR="0" wp14:anchorId="1A7EA402" wp14:editId="3E3D8230">
            <wp:extent cx="5486400" cy="2594610"/>
            <wp:effectExtent l="0" t="0" r="0" b="0"/>
            <wp:docPr id="1582416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6957" name="Picture 1582416957"/>
                    <pic:cNvPicPr/>
                  </pic:nvPicPr>
                  <pic:blipFill>
                    <a:blip r:embed="rId12"/>
                    <a:stretch>
                      <a:fillRect/>
                    </a:stretch>
                  </pic:blipFill>
                  <pic:spPr>
                    <a:xfrm>
                      <a:off x="0" y="0"/>
                      <a:ext cx="5486400" cy="2594610"/>
                    </a:xfrm>
                    <a:prstGeom prst="rect">
                      <a:avLst/>
                    </a:prstGeom>
                  </pic:spPr>
                </pic:pic>
              </a:graphicData>
            </a:graphic>
          </wp:inline>
        </w:drawing>
      </w:r>
    </w:p>
    <w:p w14:paraId="108F758A" w14:textId="77777777" w:rsidR="00B3190C" w:rsidRDefault="00B3190C" w:rsidP="670B4632">
      <w:pPr>
        <w:rPr>
          <w:noProof/>
        </w:rPr>
      </w:pPr>
    </w:p>
    <w:p w14:paraId="23548251" w14:textId="77777777" w:rsidR="00B3190C" w:rsidRDefault="00B3190C" w:rsidP="670B4632">
      <w:pPr>
        <w:rPr>
          <w:noProof/>
        </w:rPr>
      </w:pPr>
    </w:p>
    <w:p w14:paraId="42BD5A8C" w14:textId="77777777" w:rsidR="00B3190C" w:rsidRDefault="00B3190C" w:rsidP="670B4632">
      <w:pPr>
        <w:rPr>
          <w:noProof/>
        </w:rPr>
      </w:pPr>
    </w:p>
    <w:p w14:paraId="52E21FE4" w14:textId="77777777" w:rsidR="00B3190C" w:rsidRDefault="00B3190C" w:rsidP="670B4632">
      <w:pPr>
        <w:rPr>
          <w:noProof/>
        </w:rPr>
      </w:pPr>
    </w:p>
    <w:p w14:paraId="55C44393" w14:textId="75477F0E" w:rsidR="00544F73" w:rsidRPr="00544F73" w:rsidRDefault="00E03638" w:rsidP="670B4632">
      <w:ins w:id="0" w:author="Microsoft Word" w:date="2025-11-08T19:50:00Z" w16du:dateUtc="2025-11-08T14:20:00Z">
        <w:r>
          <w:lastRenderedPageBreak/>
          <w:t xml:space="preserve"> </w:t>
        </w:r>
      </w:ins>
    </w:p>
    <w:p w14:paraId="5600D3AA" w14:textId="50E35357" w:rsidR="006B0243" w:rsidRDefault="00EF65EB">
      <w:pPr>
        <w:pStyle w:val="Heading1"/>
      </w:pPr>
      <w:r>
        <w:t>6. Conclusion and Future Work</w:t>
      </w:r>
    </w:p>
    <w:p w14:paraId="72CA0F21" w14:textId="77777777" w:rsidR="00B3190C" w:rsidRDefault="00B3190C">
      <w:pPr>
        <w:pStyle w:val="Heading1"/>
        <w:rPr>
          <w:rFonts w:asciiTheme="minorHAnsi" w:eastAsiaTheme="minorEastAsia" w:hAnsiTheme="minorHAnsi" w:cstheme="minorBidi"/>
          <w:b w:val="0"/>
          <w:bCs w:val="0"/>
          <w:color w:val="auto"/>
          <w:sz w:val="22"/>
          <w:szCs w:val="22"/>
        </w:rPr>
      </w:pPr>
      <w:proofErr w:type="spellStart"/>
      <w:r w:rsidRPr="00B3190C">
        <w:rPr>
          <w:rFonts w:asciiTheme="minorHAnsi" w:eastAsiaTheme="minorEastAsia" w:hAnsiTheme="minorHAnsi" w:cstheme="minorBidi"/>
          <w:b w:val="0"/>
          <w:bCs w:val="0"/>
          <w:color w:val="auto"/>
          <w:sz w:val="22"/>
          <w:szCs w:val="22"/>
        </w:rPr>
        <w:t>LingoQuest</w:t>
      </w:r>
      <w:proofErr w:type="spellEnd"/>
      <w:r w:rsidRPr="00B3190C">
        <w:rPr>
          <w:rFonts w:asciiTheme="minorHAnsi" w:eastAsiaTheme="minorEastAsia" w:hAnsiTheme="minorHAnsi" w:cstheme="minorBidi"/>
          <w:b w:val="0"/>
          <w:bCs w:val="0"/>
          <w:color w:val="auto"/>
          <w:sz w:val="22"/>
          <w:szCs w:val="22"/>
        </w:rPr>
        <w:t xml:space="preserve"> demonstrates a scalable, modern approach to online language learning, harnessing best practices from educational psychology and software engineering. By integrating gamification, progress tracking, and animated interface elements, it makes learning enjoyable and effective for a wide range of users. The modular architecture supports future enhancements, such as AI-powered adaptive lesson creation, voice recognition exercises, real-time chat with native speakers, and advanced analytics for administrators and teachers. With continuous development and user feedback, </w:t>
      </w:r>
      <w:proofErr w:type="spellStart"/>
      <w:r w:rsidRPr="00B3190C">
        <w:rPr>
          <w:rFonts w:asciiTheme="minorHAnsi" w:eastAsiaTheme="minorEastAsia" w:hAnsiTheme="minorHAnsi" w:cstheme="minorBidi"/>
          <w:b w:val="0"/>
          <w:bCs w:val="0"/>
          <w:color w:val="auto"/>
          <w:sz w:val="22"/>
          <w:szCs w:val="22"/>
        </w:rPr>
        <w:t>LingoQuest</w:t>
      </w:r>
      <w:proofErr w:type="spellEnd"/>
      <w:r w:rsidRPr="00B3190C">
        <w:rPr>
          <w:rFonts w:asciiTheme="minorHAnsi" w:eastAsiaTheme="minorEastAsia" w:hAnsiTheme="minorHAnsi" w:cstheme="minorBidi"/>
          <w:b w:val="0"/>
          <w:bCs w:val="0"/>
          <w:color w:val="auto"/>
          <w:sz w:val="22"/>
          <w:szCs w:val="22"/>
        </w:rPr>
        <w:t xml:space="preserve"> is positioned to become a powerful tool for language mastery in both personal and institutional contexts.</w:t>
      </w:r>
    </w:p>
    <w:p w14:paraId="37BD5208" w14:textId="337A382E" w:rsidR="006B0243" w:rsidRDefault="00EF65EB">
      <w:pPr>
        <w:pStyle w:val="Heading1"/>
      </w:pPr>
      <w:r>
        <w:t>7. References</w:t>
      </w:r>
    </w:p>
    <w:p w14:paraId="3A4F558C" w14:textId="77777777" w:rsidR="00B3190C" w:rsidRPr="00B3190C" w:rsidRDefault="00B3190C" w:rsidP="00B3190C">
      <w:pPr>
        <w:numPr>
          <w:ilvl w:val="0"/>
          <w:numId w:val="16"/>
        </w:numPr>
        <w:rPr>
          <w:lang w:val="en-IN"/>
        </w:rPr>
      </w:pPr>
      <w:r w:rsidRPr="00B3190C">
        <w:rPr>
          <w:lang w:val="en-IN"/>
        </w:rPr>
        <w:t>ReactJS Documentation</w:t>
      </w:r>
    </w:p>
    <w:p w14:paraId="1091B819" w14:textId="77777777" w:rsidR="00B3190C" w:rsidRPr="00B3190C" w:rsidRDefault="00B3190C" w:rsidP="00B3190C">
      <w:pPr>
        <w:numPr>
          <w:ilvl w:val="0"/>
          <w:numId w:val="16"/>
        </w:numPr>
        <w:rPr>
          <w:lang w:val="en-IN"/>
        </w:rPr>
      </w:pPr>
      <w:r w:rsidRPr="00B3190C">
        <w:rPr>
          <w:lang w:val="en-IN"/>
        </w:rPr>
        <w:t>Node.js and Express Documentation</w:t>
      </w:r>
    </w:p>
    <w:p w14:paraId="41506190" w14:textId="77777777" w:rsidR="00B3190C" w:rsidRPr="00B3190C" w:rsidRDefault="00B3190C" w:rsidP="00B3190C">
      <w:pPr>
        <w:numPr>
          <w:ilvl w:val="0"/>
          <w:numId w:val="16"/>
        </w:numPr>
        <w:rPr>
          <w:lang w:val="en-IN"/>
        </w:rPr>
      </w:pPr>
      <w:r w:rsidRPr="00B3190C">
        <w:rPr>
          <w:lang w:val="en-IN"/>
        </w:rPr>
        <w:t>MongoDB and Mongoose Guides</w:t>
      </w:r>
    </w:p>
    <w:p w14:paraId="43BB99EB" w14:textId="77777777" w:rsidR="00B3190C" w:rsidRPr="00B3190C" w:rsidRDefault="00B3190C" w:rsidP="00B3190C">
      <w:pPr>
        <w:numPr>
          <w:ilvl w:val="0"/>
          <w:numId w:val="16"/>
        </w:numPr>
        <w:rPr>
          <w:lang w:val="en-IN"/>
        </w:rPr>
      </w:pPr>
      <w:r w:rsidRPr="00B3190C">
        <w:rPr>
          <w:lang w:val="en-IN"/>
        </w:rPr>
        <w:t>Framer Motion Animation Library</w:t>
      </w:r>
    </w:p>
    <w:p w14:paraId="0F0CA697" w14:textId="77777777" w:rsidR="00B3190C" w:rsidRPr="00B3190C" w:rsidRDefault="00B3190C" w:rsidP="00B3190C">
      <w:pPr>
        <w:numPr>
          <w:ilvl w:val="0"/>
          <w:numId w:val="16"/>
        </w:numPr>
        <w:rPr>
          <w:lang w:val="en-IN"/>
        </w:rPr>
      </w:pPr>
      <w:r w:rsidRPr="00B3190C">
        <w:rPr>
          <w:lang w:val="en-IN"/>
        </w:rPr>
        <w:t>JWT Security Guidelines</w:t>
      </w:r>
    </w:p>
    <w:p w14:paraId="735F96A4" w14:textId="77777777" w:rsidR="00B3190C" w:rsidRPr="00B3190C" w:rsidRDefault="00B3190C" w:rsidP="00B3190C">
      <w:pPr>
        <w:numPr>
          <w:ilvl w:val="0"/>
          <w:numId w:val="16"/>
        </w:numPr>
        <w:rPr>
          <w:lang w:val="en-IN"/>
        </w:rPr>
      </w:pPr>
      <w:r w:rsidRPr="00B3190C">
        <w:rPr>
          <w:lang w:val="en-IN"/>
        </w:rPr>
        <w:t>Educational Technology best practices</w:t>
      </w:r>
    </w:p>
    <w:p w14:paraId="7500C8A8" w14:textId="737067E9" w:rsidR="006B0243" w:rsidRDefault="006B0243" w:rsidP="00B3190C"/>
    <w:sectPr w:rsidR="006B0243"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B4DC" w14:textId="77777777" w:rsidR="00F945BD" w:rsidRDefault="00F945BD" w:rsidP="00A526C3">
      <w:pPr>
        <w:spacing w:after="0" w:line="240" w:lineRule="auto"/>
      </w:pPr>
      <w:r>
        <w:separator/>
      </w:r>
    </w:p>
  </w:endnote>
  <w:endnote w:type="continuationSeparator" w:id="0">
    <w:p w14:paraId="1944F799" w14:textId="77777777" w:rsidR="00F945BD" w:rsidRDefault="00F945BD" w:rsidP="00A5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6ABD83A7" w14:textId="77777777" w:rsidTr="11664DC3">
      <w:trPr>
        <w:trHeight w:val="300"/>
      </w:trPr>
      <w:tc>
        <w:tcPr>
          <w:tcW w:w="2880" w:type="dxa"/>
        </w:tcPr>
        <w:p w14:paraId="306CD415" w14:textId="71F8AA56" w:rsidR="11664DC3" w:rsidRDefault="11664DC3" w:rsidP="11664DC3">
          <w:pPr>
            <w:pStyle w:val="Header"/>
            <w:ind w:left="-115"/>
          </w:pPr>
        </w:p>
      </w:tc>
      <w:tc>
        <w:tcPr>
          <w:tcW w:w="2880" w:type="dxa"/>
        </w:tcPr>
        <w:p w14:paraId="106389C3" w14:textId="63AFB38B" w:rsidR="11664DC3" w:rsidRDefault="11664DC3" w:rsidP="11664DC3">
          <w:pPr>
            <w:pStyle w:val="Header"/>
            <w:jc w:val="center"/>
          </w:pPr>
        </w:p>
      </w:tc>
      <w:tc>
        <w:tcPr>
          <w:tcW w:w="2880" w:type="dxa"/>
        </w:tcPr>
        <w:p w14:paraId="55EF12B2" w14:textId="00582977" w:rsidR="11664DC3" w:rsidRDefault="11664DC3" w:rsidP="11664DC3">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ABA5" w14:textId="77777777" w:rsidR="00F945BD" w:rsidRDefault="00F945BD" w:rsidP="00A526C3">
      <w:pPr>
        <w:spacing w:after="0" w:line="240" w:lineRule="auto"/>
      </w:pPr>
      <w:r>
        <w:separator/>
      </w:r>
    </w:p>
  </w:footnote>
  <w:footnote w:type="continuationSeparator" w:id="0">
    <w:p w14:paraId="3680F5D3" w14:textId="77777777" w:rsidR="00F945BD" w:rsidRDefault="00F945BD" w:rsidP="00A52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5FB119AD" w14:textId="77777777" w:rsidTr="11664DC3">
      <w:trPr>
        <w:trHeight w:val="300"/>
      </w:trPr>
      <w:tc>
        <w:tcPr>
          <w:tcW w:w="2880" w:type="dxa"/>
        </w:tcPr>
        <w:p w14:paraId="61E1DA06" w14:textId="05412877" w:rsidR="11664DC3" w:rsidRDefault="11664DC3" w:rsidP="11664DC3">
          <w:pPr>
            <w:pStyle w:val="Header"/>
            <w:ind w:left="-115"/>
          </w:pPr>
        </w:p>
      </w:tc>
      <w:tc>
        <w:tcPr>
          <w:tcW w:w="2880" w:type="dxa"/>
        </w:tcPr>
        <w:p w14:paraId="4603F783" w14:textId="6566C443" w:rsidR="11664DC3" w:rsidRDefault="11664DC3" w:rsidP="11664DC3">
          <w:pPr>
            <w:pStyle w:val="Header"/>
            <w:jc w:val="center"/>
          </w:pPr>
        </w:p>
      </w:tc>
      <w:tc>
        <w:tcPr>
          <w:tcW w:w="2880" w:type="dxa"/>
        </w:tcPr>
        <w:p w14:paraId="6E9103D6" w14:textId="4E42D780" w:rsidR="11664DC3" w:rsidRDefault="11664DC3" w:rsidP="11664DC3">
          <w:pPr>
            <w:pStyle w:val="Header"/>
            <w:ind w:right="-115"/>
            <w:jc w:val="right"/>
          </w:pPr>
        </w:p>
      </w:tc>
    </w:tr>
  </w:tbl>
  <w:p w14:paraId="1DCCA110" w14:textId="582C2A23" w:rsidR="00A526C3" w:rsidRDefault="00A52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5331"/>
    <w:multiLevelType w:val="hybridMultilevel"/>
    <w:tmpl w:val="DAB86F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93190F"/>
    <w:multiLevelType w:val="multilevel"/>
    <w:tmpl w:val="14B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C0398C"/>
    <w:multiLevelType w:val="hybridMultilevel"/>
    <w:tmpl w:val="68B6A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F3459D"/>
    <w:multiLevelType w:val="multilevel"/>
    <w:tmpl w:val="B444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A4BEE"/>
    <w:multiLevelType w:val="hybridMultilevel"/>
    <w:tmpl w:val="695A2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B82EEB"/>
    <w:multiLevelType w:val="hybridMultilevel"/>
    <w:tmpl w:val="E8BAC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E260D4"/>
    <w:multiLevelType w:val="hybridMultilevel"/>
    <w:tmpl w:val="6292F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FB21BA"/>
    <w:multiLevelType w:val="multilevel"/>
    <w:tmpl w:val="3714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264061">
    <w:abstractNumId w:val="8"/>
  </w:num>
  <w:num w:numId="2" w16cid:durableId="1418290289">
    <w:abstractNumId w:val="6"/>
  </w:num>
  <w:num w:numId="3" w16cid:durableId="1746535232">
    <w:abstractNumId w:val="5"/>
  </w:num>
  <w:num w:numId="4" w16cid:durableId="1834829909">
    <w:abstractNumId w:val="4"/>
  </w:num>
  <w:num w:numId="5" w16cid:durableId="824518362">
    <w:abstractNumId w:val="7"/>
  </w:num>
  <w:num w:numId="6" w16cid:durableId="2131510847">
    <w:abstractNumId w:val="3"/>
  </w:num>
  <w:num w:numId="7" w16cid:durableId="1181505777">
    <w:abstractNumId w:val="2"/>
  </w:num>
  <w:num w:numId="8" w16cid:durableId="296303984">
    <w:abstractNumId w:val="1"/>
  </w:num>
  <w:num w:numId="9" w16cid:durableId="1327439697">
    <w:abstractNumId w:val="0"/>
  </w:num>
  <w:num w:numId="10" w16cid:durableId="417210941">
    <w:abstractNumId w:val="11"/>
  </w:num>
  <w:num w:numId="11" w16cid:durableId="1816677085">
    <w:abstractNumId w:val="14"/>
  </w:num>
  <w:num w:numId="12" w16cid:durableId="1050691604">
    <w:abstractNumId w:val="15"/>
  </w:num>
  <w:num w:numId="13" w16cid:durableId="1408071660">
    <w:abstractNumId w:val="9"/>
  </w:num>
  <w:num w:numId="14" w16cid:durableId="1662539093">
    <w:abstractNumId w:val="10"/>
  </w:num>
  <w:num w:numId="15" w16cid:durableId="481388311">
    <w:abstractNumId w:val="16"/>
  </w:num>
  <w:num w:numId="16" w16cid:durableId="773283488">
    <w:abstractNumId w:val="12"/>
  </w:num>
  <w:num w:numId="17" w16cid:durableId="2968357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F6"/>
    <w:rsid w:val="000A6103"/>
    <w:rsid w:val="000B29B5"/>
    <w:rsid w:val="000B5677"/>
    <w:rsid w:val="000C5921"/>
    <w:rsid w:val="000F16AD"/>
    <w:rsid w:val="00145611"/>
    <w:rsid w:val="0015074B"/>
    <w:rsid w:val="001846B4"/>
    <w:rsid w:val="001944F2"/>
    <w:rsid w:val="001B2F59"/>
    <w:rsid w:val="001D3C02"/>
    <w:rsid w:val="002164B3"/>
    <w:rsid w:val="00262880"/>
    <w:rsid w:val="0029639D"/>
    <w:rsid w:val="002E46F9"/>
    <w:rsid w:val="002F3ED6"/>
    <w:rsid w:val="00323B07"/>
    <w:rsid w:val="00326F90"/>
    <w:rsid w:val="00387247"/>
    <w:rsid w:val="003B14DB"/>
    <w:rsid w:val="003E5590"/>
    <w:rsid w:val="00405569"/>
    <w:rsid w:val="00413045"/>
    <w:rsid w:val="0044240F"/>
    <w:rsid w:val="004717B2"/>
    <w:rsid w:val="004A6D1D"/>
    <w:rsid w:val="004B48EB"/>
    <w:rsid w:val="004F658B"/>
    <w:rsid w:val="005415E3"/>
    <w:rsid w:val="00544F73"/>
    <w:rsid w:val="00552A6F"/>
    <w:rsid w:val="005C35D0"/>
    <w:rsid w:val="00611B29"/>
    <w:rsid w:val="00665230"/>
    <w:rsid w:val="006B0243"/>
    <w:rsid w:val="006C6262"/>
    <w:rsid w:val="00731402"/>
    <w:rsid w:val="007C48A0"/>
    <w:rsid w:val="007D7229"/>
    <w:rsid w:val="007E4ED9"/>
    <w:rsid w:val="007F4BFC"/>
    <w:rsid w:val="00804D2F"/>
    <w:rsid w:val="00814636"/>
    <w:rsid w:val="00832E87"/>
    <w:rsid w:val="00845930"/>
    <w:rsid w:val="00854083"/>
    <w:rsid w:val="008C13BD"/>
    <w:rsid w:val="008D6F25"/>
    <w:rsid w:val="008F695E"/>
    <w:rsid w:val="009533C0"/>
    <w:rsid w:val="00995FF7"/>
    <w:rsid w:val="00996287"/>
    <w:rsid w:val="009E5F90"/>
    <w:rsid w:val="009F1F31"/>
    <w:rsid w:val="00A3115A"/>
    <w:rsid w:val="00A526C3"/>
    <w:rsid w:val="00A52AE9"/>
    <w:rsid w:val="00A60953"/>
    <w:rsid w:val="00A70C8D"/>
    <w:rsid w:val="00A71C60"/>
    <w:rsid w:val="00A97911"/>
    <w:rsid w:val="00AA1D8D"/>
    <w:rsid w:val="00AB45C3"/>
    <w:rsid w:val="00AC70CC"/>
    <w:rsid w:val="00AF1B09"/>
    <w:rsid w:val="00AF749F"/>
    <w:rsid w:val="00B064AD"/>
    <w:rsid w:val="00B07CC4"/>
    <w:rsid w:val="00B3190C"/>
    <w:rsid w:val="00B47730"/>
    <w:rsid w:val="00B51500"/>
    <w:rsid w:val="00B76BB5"/>
    <w:rsid w:val="00BA4F70"/>
    <w:rsid w:val="00BD6676"/>
    <w:rsid w:val="00C223C2"/>
    <w:rsid w:val="00C2416A"/>
    <w:rsid w:val="00C400F6"/>
    <w:rsid w:val="00C45EF4"/>
    <w:rsid w:val="00C474E6"/>
    <w:rsid w:val="00C52211"/>
    <w:rsid w:val="00C54164"/>
    <w:rsid w:val="00C6134C"/>
    <w:rsid w:val="00CB0664"/>
    <w:rsid w:val="00CB5F81"/>
    <w:rsid w:val="00CE1A44"/>
    <w:rsid w:val="00CF70A7"/>
    <w:rsid w:val="00D34C22"/>
    <w:rsid w:val="00D95F91"/>
    <w:rsid w:val="00DE2089"/>
    <w:rsid w:val="00DF4450"/>
    <w:rsid w:val="00E03638"/>
    <w:rsid w:val="00E51640"/>
    <w:rsid w:val="00E6172C"/>
    <w:rsid w:val="00E666DA"/>
    <w:rsid w:val="00EA06B2"/>
    <w:rsid w:val="00EB5E32"/>
    <w:rsid w:val="00EC0462"/>
    <w:rsid w:val="00ED52A5"/>
    <w:rsid w:val="00EF65EB"/>
    <w:rsid w:val="00F747F4"/>
    <w:rsid w:val="00F945BD"/>
    <w:rsid w:val="00F94778"/>
    <w:rsid w:val="00FA439E"/>
    <w:rsid w:val="00FC0A6B"/>
    <w:rsid w:val="00FC693F"/>
    <w:rsid w:val="06C4CCE8"/>
    <w:rsid w:val="10E92012"/>
    <w:rsid w:val="11664DC3"/>
    <w:rsid w:val="1AD1450E"/>
    <w:rsid w:val="2C234527"/>
    <w:rsid w:val="337B82AF"/>
    <w:rsid w:val="38E42441"/>
    <w:rsid w:val="3BC69B2E"/>
    <w:rsid w:val="41B4DAAB"/>
    <w:rsid w:val="652E5739"/>
    <w:rsid w:val="670B4632"/>
    <w:rsid w:val="6C7ABE2B"/>
    <w:rsid w:val="7A354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240B"/>
  <w14:defaultImageDpi w14:val="300"/>
  <w15:docId w15:val="{955C4847-FC64-4405-8F81-6A307038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Dutta</cp:lastModifiedBy>
  <cp:revision>3</cp:revision>
  <cp:lastPrinted>2025-11-11T05:16:00Z</cp:lastPrinted>
  <dcterms:created xsi:type="dcterms:W3CDTF">2025-11-12T16:51:00Z</dcterms:created>
  <dcterms:modified xsi:type="dcterms:W3CDTF">2025-11-19T14:47:00Z</dcterms:modified>
  <cp:category/>
</cp:coreProperties>
</file>